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0F8EAF" w14:textId="572E639B" w:rsidR="00E62DFD" w:rsidRDefault="00E62DFD"/>
    <w:p w14:paraId="61E51C94" w14:textId="4B8A25F4" w:rsidR="002A34D8" w:rsidRPr="002A34D8" w:rsidRDefault="003B1CB0" w:rsidP="002A34D8">
      <w:pPr>
        <w:spacing w:before="2"/>
        <w:jc w:val="center"/>
        <w:rPr>
          <w:sz w:val="24"/>
          <w:szCs w:val="24"/>
        </w:rPr>
      </w:pPr>
      <w:r>
        <w:rPr>
          <w:rFonts w:eastAsia="Trebuchet MS"/>
          <w:b/>
          <w:bCs/>
          <w:sz w:val="24"/>
          <w:szCs w:val="24"/>
        </w:rPr>
        <w:t>CRUDE OIL PRICE PREDICTION</w:t>
      </w:r>
    </w:p>
    <w:p w14:paraId="2D8640DE" w14:textId="20009582" w:rsidR="002A34D8" w:rsidRPr="000E74F8" w:rsidRDefault="002A34D8" w:rsidP="002A34D8">
      <w:pPr>
        <w:spacing w:before="240" w:after="240"/>
        <w:jc w:val="center"/>
        <w:rPr>
          <w:b/>
          <w:sz w:val="26"/>
          <w:szCs w:val="26"/>
        </w:rPr>
      </w:pPr>
      <w:r w:rsidRPr="000E74F8">
        <w:rPr>
          <w:sz w:val="28"/>
          <w:szCs w:val="28"/>
        </w:rPr>
        <w:t>Bonaf</w:t>
      </w:r>
      <w:r w:rsidR="0037063E">
        <w:rPr>
          <w:sz w:val="28"/>
          <w:szCs w:val="28"/>
        </w:rPr>
        <w:t>i</w:t>
      </w:r>
      <w:r w:rsidRPr="000E74F8">
        <w:rPr>
          <w:sz w:val="28"/>
          <w:szCs w:val="28"/>
        </w:rPr>
        <w:t>de record of work done by</w:t>
      </w:r>
    </w:p>
    <w:p w14:paraId="12735C18" w14:textId="5AAAAFDB" w:rsidR="002A34D8" w:rsidRPr="000E74F8" w:rsidRDefault="003B1CB0" w:rsidP="002A34D8">
      <w:pPr>
        <w:ind w:left="1440" w:firstLine="720"/>
        <w:rPr>
          <w:b/>
          <w:sz w:val="26"/>
          <w:szCs w:val="26"/>
        </w:rPr>
      </w:pPr>
      <w:r>
        <w:rPr>
          <w:b/>
          <w:sz w:val="26"/>
          <w:szCs w:val="26"/>
        </w:rPr>
        <w:t>KAMALRAJ D</w:t>
      </w:r>
      <w:r w:rsidR="002A34D8" w:rsidRPr="000E74F8">
        <w:rPr>
          <w:b/>
          <w:sz w:val="26"/>
          <w:szCs w:val="26"/>
        </w:rPr>
        <w:tab/>
      </w:r>
      <w:r w:rsidR="002A34D8" w:rsidRPr="000E74F8">
        <w:rPr>
          <w:b/>
          <w:sz w:val="26"/>
          <w:szCs w:val="26"/>
        </w:rPr>
        <w:tab/>
      </w:r>
      <w:r w:rsidR="002A34D8" w:rsidRPr="000E74F8">
        <w:rPr>
          <w:b/>
          <w:sz w:val="26"/>
          <w:szCs w:val="26"/>
        </w:rPr>
        <w:tab/>
      </w:r>
      <w:r w:rsidR="002A34D8" w:rsidRPr="000E74F8">
        <w:rPr>
          <w:b/>
          <w:sz w:val="26"/>
          <w:szCs w:val="26"/>
        </w:rPr>
        <w:tab/>
      </w:r>
      <w:r w:rsidR="002A34D8" w:rsidRPr="000E74F8">
        <w:rPr>
          <w:sz w:val="26"/>
          <w:szCs w:val="26"/>
        </w:rPr>
        <w:t>(19Z3</w:t>
      </w:r>
      <w:r>
        <w:rPr>
          <w:sz w:val="26"/>
          <w:szCs w:val="26"/>
        </w:rPr>
        <w:t>24</w:t>
      </w:r>
      <w:r w:rsidR="002A34D8" w:rsidRPr="000E74F8">
        <w:rPr>
          <w:sz w:val="26"/>
          <w:szCs w:val="26"/>
        </w:rPr>
        <w:t>)</w:t>
      </w:r>
    </w:p>
    <w:p w14:paraId="6EA0B738" w14:textId="3AAA7CB3" w:rsidR="002A34D8" w:rsidRPr="000E74F8" w:rsidRDefault="003B1CB0" w:rsidP="002A34D8">
      <w:pPr>
        <w:ind w:left="1440" w:right="288" w:firstLine="720"/>
        <w:rPr>
          <w:sz w:val="26"/>
          <w:szCs w:val="26"/>
        </w:rPr>
      </w:pPr>
      <w:r>
        <w:rPr>
          <w:b/>
          <w:sz w:val="26"/>
          <w:szCs w:val="26"/>
        </w:rPr>
        <w:t>MAHESH BOOPATHY M</w:t>
      </w:r>
      <w:r w:rsidR="002A34D8" w:rsidRPr="000E74F8">
        <w:rPr>
          <w:b/>
          <w:sz w:val="26"/>
          <w:szCs w:val="26"/>
        </w:rPr>
        <w:tab/>
        <w:t xml:space="preserve"> </w:t>
      </w:r>
      <w:r w:rsidR="002A34D8" w:rsidRPr="000E74F8">
        <w:rPr>
          <w:b/>
          <w:sz w:val="26"/>
          <w:szCs w:val="26"/>
        </w:rPr>
        <w:tab/>
      </w:r>
      <w:r w:rsidR="002A34D8" w:rsidRPr="000E74F8">
        <w:rPr>
          <w:bCs/>
          <w:sz w:val="26"/>
          <w:szCs w:val="26"/>
        </w:rPr>
        <w:t>(</w:t>
      </w:r>
      <w:r w:rsidR="002A34D8" w:rsidRPr="000E74F8">
        <w:rPr>
          <w:sz w:val="26"/>
          <w:szCs w:val="26"/>
        </w:rPr>
        <w:t>19Z3</w:t>
      </w:r>
      <w:r>
        <w:rPr>
          <w:sz w:val="26"/>
          <w:szCs w:val="26"/>
        </w:rPr>
        <w:t>30</w:t>
      </w:r>
      <w:r w:rsidR="002A34D8" w:rsidRPr="000E74F8">
        <w:rPr>
          <w:sz w:val="26"/>
          <w:szCs w:val="26"/>
        </w:rPr>
        <w:t>)</w:t>
      </w:r>
    </w:p>
    <w:p w14:paraId="1D59556C" w14:textId="59B8BC91" w:rsidR="002A34D8" w:rsidRPr="000E74F8" w:rsidRDefault="003B1CB0" w:rsidP="002A34D8">
      <w:pPr>
        <w:ind w:left="1440" w:right="288" w:firstLine="720"/>
        <w:rPr>
          <w:sz w:val="26"/>
          <w:szCs w:val="26"/>
        </w:rPr>
      </w:pPr>
      <w:r>
        <w:rPr>
          <w:b/>
          <w:sz w:val="26"/>
          <w:szCs w:val="26"/>
        </w:rPr>
        <w:t>VINOTH SUBBIAH PL</w:t>
      </w:r>
      <w:r w:rsidR="002A34D8" w:rsidRPr="000E74F8">
        <w:rPr>
          <w:b/>
          <w:sz w:val="26"/>
          <w:szCs w:val="26"/>
        </w:rPr>
        <w:tab/>
        <w:t xml:space="preserve"> </w:t>
      </w:r>
      <w:r w:rsidR="002A34D8" w:rsidRPr="000E74F8">
        <w:rPr>
          <w:b/>
          <w:sz w:val="26"/>
          <w:szCs w:val="26"/>
        </w:rPr>
        <w:tab/>
      </w:r>
      <w:r>
        <w:rPr>
          <w:b/>
          <w:sz w:val="26"/>
          <w:szCs w:val="26"/>
        </w:rPr>
        <w:t xml:space="preserve">          </w:t>
      </w:r>
      <w:r w:rsidR="002A34D8" w:rsidRPr="000E74F8">
        <w:rPr>
          <w:bCs/>
          <w:sz w:val="26"/>
          <w:szCs w:val="26"/>
        </w:rPr>
        <w:t>(</w:t>
      </w:r>
      <w:r w:rsidR="002A34D8" w:rsidRPr="000E74F8">
        <w:rPr>
          <w:sz w:val="26"/>
          <w:szCs w:val="26"/>
        </w:rPr>
        <w:t>19Z3</w:t>
      </w:r>
      <w:r>
        <w:rPr>
          <w:sz w:val="26"/>
          <w:szCs w:val="26"/>
        </w:rPr>
        <w:t>62</w:t>
      </w:r>
      <w:r w:rsidR="002A34D8" w:rsidRPr="000E74F8">
        <w:rPr>
          <w:sz w:val="26"/>
          <w:szCs w:val="26"/>
        </w:rPr>
        <w:t>)</w:t>
      </w:r>
    </w:p>
    <w:p w14:paraId="0302479E" w14:textId="4E045583" w:rsidR="002A34D8" w:rsidRDefault="002A34D8" w:rsidP="002A34D8">
      <w:pPr>
        <w:ind w:left="1440" w:firstLine="720"/>
        <w:rPr>
          <w:sz w:val="26"/>
          <w:szCs w:val="26"/>
        </w:rPr>
      </w:pPr>
      <w:r w:rsidRPr="000E74F8">
        <w:rPr>
          <w:b/>
          <w:sz w:val="26"/>
          <w:szCs w:val="26"/>
        </w:rPr>
        <w:t>S</w:t>
      </w:r>
      <w:r w:rsidR="003B1CB0">
        <w:rPr>
          <w:b/>
          <w:sz w:val="26"/>
          <w:szCs w:val="26"/>
        </w:rPr>
        <w:t>RINIVASAN G</w:t>
      </w:r>
      <w:r w:rsidRPr="000E74F8">
        <w:rPr>
          <w:b/>
          <w:sz w:val="26"/>
          <w:szCs w:val="26"/>
        </w:rPr>
        <w:t xml:space="preserve"> </w:t>
      </w:r>
      <w:r w:rsidRPr="000E74F8">
        <w:rPr>
          <w:b/>
          <w:sz w:val="26"/>
          <w:szCs w:val="26"/>
        </w:rPr>
        <w:tab/>
      </w:r>
      <w:r w:rsidRPr="000E74F8">
        <w:rPr>
          <w:b/>
          <w:sz w:val="26"/>
          <w:szCs w:val="26"/>
        </w:rPr>
        <w:tab/>
        <w:t xml:space="preserve">                    </w:t>
      </w:r>
      <w:r w:rsidRPr="000E74F8">
        <w:rPr>
          <w:sz w:val="26"/>
          <w:szCs w:val="26"/>
        </w:rPr>
        <w:t>(</w:t>
      </w:r>
      <w:r w:rsidR="003B1CB0">
        <w:rPr>
          <w:sz w:val="26"/>
          <w:szCs w:val="26"/>
        </w:rPr>
        <w:t>20Z465</w:t>
      </w:r>
      <w:r w:rsidRPr="000E74F8">
        <w:rPr>
          <w:sz w:val="26"/>
          <w:szCs w:val="26"/>
        </w:rPr>
        <w:t>)</w:t>
      </w:r>
    </w:p>
    <w:p w14:paraId="431EAFCD" w14:textId="77777777" w:rsidR="002A34D8" w:rsidRPr="002A34D8" w:rsidRDefault="002A34D8" w:rsidP="002A34D8">
      <w:pPr>
        <w:ind w:left="1440" w:firstLine="720"/>
        <w:rPr>
          <w:sz w:val="26"/>
          <w:szCs w:val="26"/>
        </w:rPr>
      </w:pPr>
    </w:p>
    <w:p w14:paraId="09821DB7" w14:textId="44FDAEEE" w:rsidR="002A34D8" w:rsidRPr="000E74F8" w:rsidRDefault="002A34D8" w:rsidP="002A34D8">
      <w:pPr>
        <w:pStyle w:val="Heading1"/>
        <w:keepNext w:val="0"/>
        <w:keepLines w:val="0"/>
        <w:widowControl w:val="0"/>
        <w:spacing w:before="0" w:after="0" w:line="240" w:lineRule="auto"/>
        <w:ind w:right="113"/>
        <w:jc w:val="center"/>
        <w:rPr>
          <w:b/>
          <w:sz w:val="26"/>
          <w:szCs w:val="26"/>
        </w:rPr>
      </w:pPr>
      <w:bookmarkStart w:id="0" w:name="_Toc119435546"/>
      <w:bookmarkStart w:id="1" w:name="_Toc119436665"/>
      <w:bookmarkStart w:id="2" w:name="_Toc119436792"/>
      <w:bookmarkStart w:id="3" w:name="_Toc119438961"/>
      <w:bookmarkStart w:id="4" w:name="_Toc119444573"/>
      <w:bookmarkStart w:id="5" w:name="_Toc119444958"/>
      <w:bookmarkStart w:id="6" w:name="_Toc119791170"/>
      <w:r>
        <w:rPr>
          <w:b/>
          <w:sz w:val="26"/>
          <w:szCs w:val="26"/>
        </w:rPr>
        <w:t>Professional Readiness for Innovation, Employability</w:t>
      </w:r>
      <w:r w:rsidR="00A52807">
        <w:rPr>
          <w:b/>
          <w:sz w:val="26"/>
          <w:szCs w:val="26"/>
        </w:rPr>
        <w:t>,</w:t>
      </w:r>
      <w:r>
        <w:rPr>
          <w:b/>
          <w:sz w:val="26"/>
          <w:szCs w:val="26"/>
        </w:rPr>
        <w:t xml:space="preserve"> and Entrepreneurship</w:t>
      </w:r>
      <w:bookmarkEnd w:id="0"/>
      <w:bookmarkEnd w:id="1"/>
      <w:bookmarkEnd w:id="2"/>
      <w:bookmarkEnd w:id="3"/>
      <w:bookmarkEnd w:id="4"/>
      <w:bookmarkEnd w:id="5"/>
      <w:bookmarkEnd w:id="6"/>
    </w:p>
    <w:p w14:paraId="5FBABA7D" w14:textId="77777777" w:rsidR="002A34D8" w:rsidRPr="000E74F8" w:rsidRDefault="002A34D8" w:rsidP="002A34D8">
      <w:pPr>
        <w:ind w:left="1440" w:firstLine="720"/>
        <w:rPr>
          <w:sz w:val="26"/>
          <w:szCs w:val="26"/>
        </w:rPr>
      </w:pPr>
    </w:p>
    <w:p w14:paraId="7C97EAA6" w14:textId="7FD9EE8F" w:rsidR="002A34D8" w:rsidRPr="002A34D8" w:rsidRDefault="002A34D8" w:rsidP="002A34D8">
      <w:pPr>
        <w:ind w:left="2880" w:firstLine="720"/>
        <w:rPr>
          <w:b/>
          <w:sz w:val="26"/>
          <w:szCs w:val="26"/>
        </w:rPr>
      </w:pPr>
      <w:r w:rsidRPr="000E74F8">
        <w:rPr>
          <w:b/>
          <w:sz w:val="26"/>
          <w:szCs w:val="26"/>
        </w:rPr>
        <w:t xml:space="preserve">GUIDE:  </w:t>
      </w:r>
      <w:r w:rsidR="003B1CB0">
        <w:rPr>
          <w:b/>
          <w:sz w:val="26"/>
          <w:szCs w:val="26"/>
        </w:rPr>
        <w:t>VANI K</w:t>
      </w:r>
    </w:p>
    <w:p w14:paraId="6B11E128" w14:textId="77777777" w:rsidR="002A34D8" w:rsidRPr="000E74F8" w:rsidRDefault="002A34D8" w:rsidP="002A34D8">
      <w:pPr>
        <w:spacing w:line="240" w:lineRule="auto"/>
        <w:ind w:left="1440" w:right="113" w:firstLine="720"/>
        <w:rPr>
          <w:sz w:val="26"/>
          <w:szCs w:val="26"/>
        </w:rPr>
      </w:pPr>
    </w:p>
    <w:p w14:paraId="27F7A94E" w14:textId="77777777" w:rsidR="002A34D8" w:rsidRPr="000E74F8" w:rsidRDefault="002A34D8" w:rsidP="002A34D8">
      <w:pPr>
        <w:spacing w:line="240" w:lineRule="auto"/>
        <w:ind w:left="1440" w:right="113" w:firstLine="720"/>
        <w:rPr>
          <w:b/>
          <w:sz w:val="26"/>
          <w:szCs w:val="26"/>
        </w:rPr>
      </w:pPr>
      <w:r w:rsidRPr="000E74F8">
        <w:rPr>
          <w:sz w:val="26"/>
          <w:szCs w:val="26"/>
        </w:rPr>
        <w:t xml:space="preserve">       </w:t>
      </w:r>
      <w:r w:rsidRPr="000E74F8">
        <w:rPr>
          <w:b/>
          <w:sz w:val="26"/>
          <w:szCs w:val="26"/>
        </w:rPr>
        <w:t>BACHELOR OF ENGINEERING</w:t>
      </w:r>
    </w:p>
    <w:p w14:paraId="6326CCDB" w14:textId="77777777" w:rsidR="002A34D8" w:rsidRPr="000E74F8" w:rsidRDefault="002A34D8" w:rsidP="002A34D8">
      <w:pPr>
        <w:spacing w:line="240" w:lineRule="auto"/>
        <w:ind w:left="1843" w:hanging="2268"/>
        <w:jc w:val="center"/>
        <w:rPr>
          <w:b/>
          <w:sz w:val="26"/>
          <w:szCs w:val="26"/>
        </w:rPr>
      </w:pPr>
    </w:p>
    <w:p w14:paraId="628DDE40" w14:textId="77777777" w:rsidR="002A34D8" w:rsidRPr="000E74F8" w:rsidRDefault="002A34D8" w:rsidP="002A34D8">
      <w:pPr>
        <w:spacing w:line="240" w:lineRule="auto"/>
        <w:ind w:left="1843" w:right="66" w:hanging="3828"/>
        <w:jc w:val="center"/>
        <w:rPr>
          <w:b/>
          <w:sz w:val="26"/>
          <w:szCs w:val="26"/>
        </w:rPr>
      </w:pPr>
      <w:r w:rsidRPr="000E74F8">
        <w:rPr>
          <w:b/>
          <w:sz w:val="26"/>
          <w:szCs w:val="26"/>
        </w:rPr>
        <w:t xml:space="preserve">                         BRANCH: COMPUTER SCIENCE AND ENGINEERING</w:t>
      </w:r>
    </w:p>
    <w:p w14:paraId="77941E47" w14:textId="77777777" w:rsidR="002A34D8" w:rsidRPr="000E74F8" w:rsidRDefault="002A34D8" w:rsidP="002A34D8">
      <w:pPr>
        <w:spacing w:line="240" w:lineRule="auto"/>
        <w:ind w:left="-425" w:right="66"/>
        <w:rPr>
          <w:sz w:val="26"/>
          <w:szCs w:val="26"/>
        </w:rPr>
      </w:pPr>
    </w:p>
    <w:p w14:paraId="085A929E" w14:textId="77777777" w:rsidR="002A34D8" w:rsidRPr="000E74F8" w:rsidRDefault="002A34D8" w:rsidP="002A34D8">
      <w:pPr>
        <w:spacing w:line="240" w:lineRule="auto"/>
        <w:ind w:left="1843" w:hanging="2268"/>
        <w:jc w:val="center"/>
        <w:rPr>
          <w:sz w:val="26"/>
          <w:szCs w:val="26"/>
        </w:rPr>
      </w:pPr>
      <w:r w:rsidRPr="000E74F8">
        <w:rPr>
          <w:noProof/>
          <w:lang w:val="en-IN"/>
        </w:rPr>
        <w:drawing>
          <wp:anchor distT="0" distB="0" distL="0" distR="0" simplePos="0" relativeHeight="251659264" behindDoc="0" locked="0" layoutInCell="1" hidden="0" allowOverlap="1" wp14:anchorId="04EEC476" wp14:editId="56F38628">
            <wp:simplePos x="0" y="0"/>
            <wp:positionH relativeFrom="column">
              <wp:posOffset>2405063</wp:posOffset>
            </wp:positionH>
            <wp:positionV relativeFrom="paragraph">
              <wp:posOffset>106077</wp:posOffset>
            </wp:positionV>
            <wp:extent cx="1130300" cy="1436370"/>
            <wp:effectExtent l="0" t="0" r="0" b="0"/>
            <wp:wrapTopAndBottom distT="0" distB="0"/>
            <wp:docPr id="1" name="image1.png" descr="A picture containing text,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png" descr="A picture containing text, clipart&#10;&#10;Description automatically generated"/>
                    <pic:cNvPicPr preferRelativeResize="0"/>
                  </pic:nvPicPr>
                  <pic:blipFill>
                    <a:blip r:embed="rId8"/>
                    <a:srcRect/>
                    <a:stretch>
                      <a:fillRect/>
                    </a:stretch>
                  </pic:blipFill>
                  <pic:spPr>
                    <a:xfrm>
                      <a:off x="0" y="0"/>
                      <a:ext cx="1130300" cy="1436370"/>
                    </a:xfrm>
                    <a:prstGeom prst="rect">
                      <a:avLst/>
                    </a:prstGeom>
                    <a:ln/>
                  </pic:spPr>
                </pic:pic>
              </a:graphicData>
            </a:graphic>
          </wp:anchor>
        </w:drawing>
      </w:r>
    </w:p>
    <w:p w14:paraId="15B75E97" w14:textId="77777777" w:rsidR="002A34D8" w:rsidRPr="000E74F8" w:rsidRDefault="002A34D8" w:rsidP="002A34D8">
      <w:pPr>
        <w:spacing w:line="240" w:lineRule="auto"/>
        <w:ind w:left="1843" w:hanging="2268"/>
        <w:jc w:val="center"/>
        <w:rPr>
          <w:sz w:val="26"/>
          <w:szCs w:val="26"/>
        </w:rPr>
      </w:pPr>
      <w:r w:rsidRPr="000E74F8">
        <w:rPr>
          <w:sz w:val="26"/>
          <w:szCs w:val="26"/>
        </w:rPr>
        <w:t xml:space="preserve"> </w:t>
      </w:r>
      <w:r w:rsidRPr="005A5944">
        <w:rPr>
          <w:b/>
          <w:bCs/>
          <w:sz w:val="26"/>
          <w:szCs w:val="26"/>
        </w:rPr>
        <w:t>NOVEMBER 2022</w:t>
      </w:r>
    </w:p>
    <w:p w14:paraId="36B47A42" w14:textId="77777777" w:rsidR="002A34D8" w:rsidRPr="000E74F8" w:rsidRDefault="002A34D8" w:rsidP="002A34D8">
      <w:pPr>
        <w:spacing w:line="240" w:lineRule="auto"/>
        <w:ind w:left="2880" w:right="113"/>
        <w:rPr>
          <w:sz w:val="26"/>
          <w:szCs w:val="26"/>
        </w:rPr>
      </w:pPr>
    </w:p>
    <w:p w14:paraId="44C300AE" w14:textId="77777777" w:rsidR="002A34D8" w:rsidRPr="000E74F8" w:rsidRDefault="002A34D8" w:rsidP="002A34D8">
      <w:pPr>
        <w:spacing w:line="240" w:lineRule="auto"/>
        <w:ind w:left="1843" w:right="66" w:hanging="3828"/>
        <w:jc w:val="center"/>
        <w:rPr>
          <w:b/>
          <w:sz w:val="26"/>
          <w:szCs w:val="26"/>
        </w:rPr>
      </w:pPr>
      <w:r w:rsidRPr="000E74F8">
        <w:rPr>
          <w:b/>
          <w:sz w:val="26"/>
          <w:szCs w:val="26"/>
        </w:rPr>
        <w:t xml:space="preserve">                         DEPARTMENT OF COMPUTER SCIENCE AND ENGINEERING</w:t>
      </w:r>
    </w:p>
    <w:p w14:paraId="07FDF0BA" w14:textId="77777777" w:rsidR="002A34D8" w:rsidRPr="000E74F8" w:rsidRDefault="002A34D8" w:rsidP="002A34D8">
      <w:pPr>
        <w:spacing w:line="240" w:lineRule="auto"/>
        <w:ind w:left="1843" w:hanging="2268"/>
        <w:jc w:val="center"/>
        <w:rPr>
          <w:sz w:val="26"/>
          <w:szCs w:val="26"/>
        </w:rPr>
      </w:pPr>
    </w:p>
    <w:p w14:paraId="3408B70F" w14:textId="77777777" w:rsidR="002A34D8" w:rsidRPr="000E74F8" w:rsidRDefault="002A34D8" w:rsidP="002A34D8">
      <w:pPr>
        <w:pStyle w:val="Heading1"/>
        <w:keepNext w:val="0"/>
        <w:keepLines w:val="0"/>
        <w:widowControl w:val="0"/>
        <w:spacing w:before="0" w:after="0" w:line="240" w:lineRule="auto"/>
        <w:ind w:left="2160" w:right="113" w:firstLine="113"/>
        <w:rPr>
          <w:b/>
          <w:sz w:val="26"/>
          <w:szCs w:val="26"/>
        </w:rPr>
      </w:pPr>
      <w:bookmarkStart w:id="7" w:name="_30j0zll" w:colFirst="0" w:colLast="0"/>
      <w:bookmarkStart w:id="8" w:name="_Toc118151750"/>
      <w:bookmarkStart w:id="9" w:name="_Toc118154821"/>
      <w:bookmarkStart w:id="10" w:name="_Toc118161206"/>
      <w:bookmarkStart w:id="11" w:name="_Toc118161382"/>
      <w:bookmarkStart w:id="12" w:name="_Toc118161479"/>
      <w:bookmarkStart w:id="13" w:name="_Toc118161521"/>
      <w:bookmarkStart w:id="14" w:name="_Toc118162164"/>
      <w:bookmarkStart w:id="15" w:name="_Toc119283747"/>
      <w:bookmarkStart w:id="16" w:name="_Toc119283829"/>
      <w:bookmarkStart w:id="17" w:name="_Toc119320171"/>
      <w:bookmarkStart w:id="18" w:name="_Toc119366642"/>
      <w:bookmarkStart w:id="19" w:name="_Toc119367196"/>
      <w:bookmarkStart w:id="20" w:name="_Toc119367891"/>
      <w:bookmarkStart w:id="21" w:name="_Toc119368080"/>
      <w:bookmarkStart w:id="22" w:name="_Toc119368319"/>
      <w:bookmarkStart w:id="23" w:name="_Toc119368390"/>
      <w:bookmarkStart w:id="24" w:name="_Toc119368586"/>
      <w:bookmarkStart w:id="25" w:name="_Toc119435547"/>
      <w:bookmarkStart w:id="26" w:name="_Toc119436666"/>
      <w:bookmarkStart w:id="27" w:name="_Toc119436793"/>
      <w:bookmarkStart w:id="28" w:name="_Toc119438962"/>
      <w:bookmarkStart w:id="29" w:name="_Toc119444574"/>
      <w:bookmarkStart w:id="30" w:name="_Toc119444959"/>
      <w:bookmarkStart w:id="31" w:name="_Toc119791171"/>
      <w:bookmarkEnd w:id="7"/>
      <w:r w:rsidRPr="000E74F8">
        <w:rPr>
          <w:b/>
          <w:sz w:val="26"/>
          <w:szCs w:val="26"/>
        </w:rPr>
        <w:t>PSG COLLEGE OF TECHNOLOGY</w:t>
      </w:r>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14:paraId="4D6389B9" w14:textId="77777777" w:rsidR="002A34D8" w:rsidRPr="000E74F8" w:rsidRDefault="002A34D8" w:rsidP="002A34D8">
      <w:pPr>
        <w:spacing w:line="240" w:lineRule="auto"/>
        <w:ind w:left="2966" w:right="113"/>
        <w:rPr>
          <w:b/>
          <w:sz w:val="26"/>
          <w:szCs w:val="26"/>
        </w:rPr>
      </w:pPr>
      <w:r w:rsidRPr="000E74F8">
        <w:rPr>
          <w:b/>
          <w:sz w:val="26"/>
          <w:szCs w:val="26"/>
        </w:rPr>
        <w:t xml:space="preserve"> (Autonomous Institution)</w:t>
      </w:r>
    </w:p>
    <w:p w14:paraId="7EA75EC9" w14:textId="77777777" w:rsidR="002A34D8" w:rsidRPr="000E74F8" w:rsidRDefault="002A34D8" w:rsidP="002A34D8">
      <w:pPr>
        <w:spacing w:line="240" w:lineRule="auto"/>
        <w:ind w:left="3283" w:right="113" w:firstLine="316"/>
        <w:rPr>
          <w:b/>
          <w:sz w:val="26"/>
          <w:szCs w:val="26"/>
        </w:rPr>
      </w:pPr>
    </w:p>
    <w:p w14:paraId="75EC4A64" w14:textId="77777777" w:rsidR="002A34D8" w:rsidRDefault="002A34D8" w:rsidP="002A34D8">
      <w:pPr>
        <w:spacing w:line="240" w:lineRule="auto"/>
        <w:ind w:left="2563" w:right="113" w:firstLine="316"/>
        <w:rPr>
          <w:b/>
          <w:sz w:val="26"/>
          <w:szCs w:val="26"/>
        </w:rPr>
      </w:pPr>
      <w:r w:rsidRPr="000E74F8">
        <w:rPr>
          <w:b/>
          <w:sz w:val="26"/>
          <w:szCs w:val="26"/>
        </w:rPr>
        <w:t xml:space="preserve"> COIMBATORE – 641 00</w:t>
      </w:r>
      <w:bookmarkStart w:id="32" w:name="_ptfgr42vxyg" w:colFirst="0" w:colLast="0"/>
      <w:bookmarkEnd w:id="32"/>
      <w:r>
        <w:rPr>
          <w:b/>
          <w:sz w:val="26"/>
          <w:szCs w:val="26"/>
        </w:rPr>
        <w:t>4</w:t>
      </w:r>
    </w:p>
    <w:p w14:paraId="54DF64A3" w14:textId="1924AA6B" w:rsidR="002A34D8" w:rsidRDefault="002A34D8"/>
    <w:p w14:paraId="2EAA7F3F" w14:textId="5DE06C73" w:rsidR="002A34D8" w:rsidRDefault="002A34D8"/>
    <w:p w14:paraId="10E2B9B4" w14:textId="77777777" w:rsidR="00AA010A" w:rsidRDefault="00AA010A">
      <w:pPr>
        <w:sectPr w:rsidR="00AA010A" w:rsidSect="00D27F24">
          <w:headerReference w:type="default" r:id="rId9"/>
          <w:footerReference w:type="default" r:id="rId10"/>
          <w:pgSz w:w="12240" w:h="15840"/>
          <w:pgMar w:top="1135" w:right="1440" w:bottom="1440" w:left="1440" w:header="720" w:footer="720" w:gutter="0"/>
          <w:pgNumType w:start="0"/>
          <w:cols w:space="720"/>
          <w:docGrid w:linePitch="360"/>
        </w:sectPr>
      </w:pPr>
    </w:p>
    <w:p w14:paraId="34BA389D" w14:textId="5E642112" w:rsidR="00F133EA" w:rsidRPr="00F3491F" w:rsidRDefault="00F133EA" w:rsidP="000A0808">
      <w:pPr>
        <w:pStyle w:val="TOCHeading"/>
        <w:rPr>
          <w:sz w:val="16"/>
          <w:szCs w:val="16"/>
        </w:rPr>
      </w:pPr>
    </w:p>
    <w:sdt>
      <w:sdtPr>
        <w:rPr>
          <w:rFonts w:ascii="Arial" w:eastAsia="Arial" w:hAnsi="Arial" w:cs="Arial"/>
          <w:color w:val="auto"/>
          <w:sz w:val="22"/>
          <w:szCs w:val="22"/>
          <w:lang w:val="en" w:eastAsia="en-IN"/>
        </w:rPr>
        <w:id w:val="-997265666"/>
        <w:docPartObj>
          <w:docPartGallery w:val="Table of Contents"/>
          <w:docPartUnique/>
        </w:docPartObj>
      </w:sdtPr>
      <w:sdtEndPr>
        <w:rPr>
          <w:b/>
          <w:bCs/>
          <w:noProof/>
        </w:rPr>
      </w:sdtEndPr>
      <w:sdtContent>
        <w:p w14:paraId="2EA3A701" w14:textId="694DA1DF" w:rsidR="00456A78" w:rsidRDefault="00456A78">
          <w:pPr>
            <w:pStyle w:val="TOCHeading"/>
          </w:pPr>
          <w:r>
            <w:t>Table of Contents</w:t>
          </w:r>
        </w:p>
        <w:p w14:paraId="01551EEC" w14:textId="3E1E83A8" w:rsidR="0097322E" w:rsidRDefault="00456A78">
          <w:pPr>
            <w:pStyle w:val="TOC1"/>
            <w:rPr>
              <w:rFonts w:asciiTheme="minorHAnsi" w:eastAsiaTheme="minorEastAsia" w:hAnsiTheme="minorHAnsi" w:cstheme="minorBidi"/>
              <w:noProof/>
              <w:lang w:val="en-IN"/>
            </w:rPr>
          </w:pPr>
          <w:r>
            <w:fldChar w:fldCharType="begin"/>
          </w:r>
          <w:r>
            <w:instrText xml:space="preserve"> TOC \o "1-3" \h \z \u </w:instrText>
          </w:r>
          <w:r>
            <w:fldChar w:fldCharType="separate"/>
          </w:r>
          <w:hyperlink w:anchor="_Toc119791170" w:history="1">
            <w:r w:rsidR="0097322E" w:rsidRPr="00531553">
              <w:rPr>
                <w:rStyle w:val="Hyperlink"/>
                <w:b/>
                <w:noProof/>
              </w:rPr>
              <w:t>Professional Readiness for Innovation, Employability, and Entrepreneurship</w:t>
            </w:r>
            <w:r w:rsidR="0097322E">
              <w:rPr>
                <w:noProof/>
                <w:webHidden/>
              </w:rPr>
              <w:tab/>
            </w:r>
            <w:r w:rsidR="0097322E">
              <w:rPr>
                <w:noProof/>
                <w:webHidden/>
              </w:rPr>
              <w:fldChar w:fldCharType="begin"/>
            </w:r>
            <w:r w:rsidR="0097322E">
              <w:rPr>
                <w:noProof/>
                <w:webHidden/>
              </w:rPr>
              <w:instrText xml:space="preserve"> PAGEREF _Toc119791170 \h </w:instrText>
            </w:r>
            <w:r w:rsidR="0097322E">
              <w:rPr>
                <w:noProof/>
                <w:webHidden/>
              </w:rPr>
            </w:r>
            <w:r w:rsidR="0097322E">
              <w:rPr>
                <w:noProof/>
                <w:webHidden/>
              </w:rPr>
              <w:fldChar w:fldCharType="separate"/>
            </w:r>
            <w:r w:rsidR="00400A29">
              <w:rPr>
                <w:noProof/>
                <w:webHidden/>
              </w:rPr>
              <w:t>0</w:t>
            </w:r>
            <w:r w:rsidR="0097322E">
              <w:rPr>
                <w:noProof/>
                <w:webHidden/>
              </w:rPr>
              <w:fldChar w:fldCharType="end"/>
            </w:r>
          </w:hyperlink>
        </w:p>
        <w:p w14:paraId="399005D2" w14:textId="64CAF7B4" w:rsidR="0097322E" w:rsidRDefault="0097322E">
          <w:pPr>
            <w:pStyle w:val="TOC1"/>
            <w:rPr>
              <w:rFonts w:asciiTheme="minorHAnsi" w:eastAsiaTheme="minorEastAsia" w:hAnsiTheme="minorHAnsi" w:cstheme="minorBidi"/>
              <w:noProof/>
              <w:lang w:val="en-IN"/>
            </w:rPr>
          </w:pPr>
          <w:hyperlink w:anchor="_Toc119791171" w:history="1">
            <w:r w:rsidRPr="00531553">
              <w:rPr>
                <w:rStyle w:val="Hyperlink"/>
                <w:b/>
                <w:noProof/>
              </w:rPr>
              <w:t>PSG COLLEGE OF TECHNOLOGY</w:t>
            </w:r>
            <w:r>
              <w:rPr>
                <w:noProof/>
                <w:webHidden/>
              </w:rPr>
              <w:tab/>
            </w:r>
            <w:r>
              <w:rPr>
                <w:noProof/>
                <w:webHidden/>
              </w:rPr>
              <w:fldChar w:fldCharType="begin"/>
            </w:r>
            <w:r>
              <w:rPr>
                <w:noProof/>
                <w:webHidden/>
              </w:rPr>
              <w:instrText xml:space="preserve"> PAGEREF _Toc119791171 \h </w:instrText>
            </w:r>
            <w:r>
              <w:rPr>
                <w:noProof/>
                <w:webHidden/>
              </w:rPr>
            </w:r>
            <w:r>
              <w:rPr>
                <w:noProof/>
                <w:webHidden/>
              </w:rPr>
              <w:fldChar w:fldCharType="separate"/>
            </w:r>
            <w:r w:rsidR="00400A29">
              <w:rPr>
                <w:noProof/>
                <w:webHidden/>
              </w:rPr>
              <w:t>0</w:t>
            </w:r>
            <w:r>
              <w:rPr>
                <w:noProof/>
                <w:webHidden/>
              </w:rPr>
              <w:fldChar w:fldCharType="end"/>
            </w:r>
          </w:hyperlink>
        </w:p>
        <w:p w14:paraId="653C2B12" w14:textId="29E918D4" w:rsidR="0097322E" w:rsidRDefault="0097322E">
          <w:pPr>
            <w:pStyle w:val="TOC1"/>
            <w:rPr>
              <w:rFonts w:asciiTheme="minorHAnsi" w:eastAsiaTheme="minorEastAsia" w:hAnsiTheme="minorHAnsi" w:cstheme="minorBidi"/>
              <w:noProof/>
              <w:lang w:val="en-IN"/>
            </w:rPr>
          </w:pPr>
          <w:hyperlink w:anchor="_Toc119791172" w:history="1">
            <w:r w:rsidRPr="00531553">
              <w:rPr>
                <w:rStyle w:val="Hyperlink"/>
                <w:b/>
                <w:bCs/>
                <w:noProof/>
              </w:rPr>
              <w:t>INTRODUCTION</w:t>
            </w:r>
            <w:r>
              <w:rPr>
                <w:noProof/>
                <w:webHidden/>
              </w:rPr>
              <w:tab/>
            </w:r>
            <w:r>
              <w:rPr>
                <w:noProof/>
                <w:webHidden/>
              </w:rPr>
              <w:fldChar w:fldCharType="begin"/>
            </w:r>
            <w:r>
              <w:rPr>
                <w:noProof/>
                <w:webHidden/>
              </w:rPr>
              <w:instrText xml:space="preserve"> PAGEREF _Toc119791172 \h </w:instrText>
            </w:r>
            <w:r>
              <w:rPr>
                <w:noProof/>
                <w:webHidden/>
              </w:rPr>
            </w:r>
            <w:r>
              <w:rPr>
                <w:noProof/>
                <w:webHidden/>
              </w:rPr>
              <w:fldChar w:fldCharType="separate"/>
            </w:r>
            <w:r w:rsidR="00400A29">
              <w:rPr>
                <w:noProof/>
                <w:webHidden/>
              </w:rPr>
              <w:t>2</w:t>
            </w:r>
            <w:r>
              <w:rPr>
                <w:noProof/>
                <w:webHidden/>
              </w:rPr>
              <w:fldChar w:fldCharType="end"/>
            </w:r>
          </w:hyperlink>
        </w:p>
        <w:p w14:paraId="504D386A" w14:textId="7BECD6C5" w:rsidR="0097322E" w:rsidRDefault="0097322E">
          <w:pPr>
            <w:pStyle w:val="TOC2"/>
            <w:tabs>
              <w:tab w:val="left" w:pos="880"/>
              <w:tab w:val="right" w:leader="dot" w:pos="9350"/>
            </w:tabs>
            <w:rPr>
              <w:rFonts w:asciiTheme="minorHAnsi" w:eastAsiaTheme="minorEastAsia" w:hAnsiTheme="minorHAnsi" w:cstheme="minorBidi"/>
              <w:noProof/>
              <w:lang w:val="en-IN"/>
            </w:rPr>
          </w:pPr>
          <w:hyperlink w:anchor="_Toc119791173" w:history="1">
            <w:r w:rsidRPr="00531553">
              <w:rPr>
                <w:rStyle w:val="Hyperlink"/>
                <w:b/>
                <w:bCs/>
                <w:noProof/>
              </w:rPr>
              <w:t>1.1</w:t>
            </w:r>
            <w:r>
              <w:rPr>
                <w:rFonts w:asciiTheme="minorHAnsi" w:eastAsiaTheme="minorEastAsia" w:hAnsiTheme="minorHAnsi" w:cstheme="minorBidi"/>
                <w:noProof/>
                <w:lang w:val="en-IN"/>
              </w:rPr>
              <w:tab/>
            </w:r>
            <w:r w:rsidRPr="00531553">
              <w:rPr>
                <w:rStyle w:val="Hyperlink"/>
                <w:b/>
                <w:bCs/>
                <w:noProof/>
              </w:rPr>
              <w:t>Project Overview</w:t>
            </w:r>
            <w:r>
              <w:rPr>
                <w:noProof/>
                <w:webHidden/>
              </w:rPr>
              <w:tab/>
            </w:r>
            <w:r>
              <w:rPr>
                <w:noProof/>
                <w:webHidden/>
              </w:rPr>
              <w:fldChar w:fldCharType="begin"/>
            </w:r>
            <w:r>
              <w:rPr>
                <w:noProof/>
                <w:webHidden/>
              </w:rPr>
              <w:instrText xml:space="preserve"> PAGEREF _Toc119791173 \h </w:instrText>
            </w:r>
            <w:r>
              <w:rPr>
                <w:noProof/>
                <w:webHidden/>
              </w:rPr>
            </w:r>
            <w:r>
              <w:rPr>
                <w:noProof/>
                <w:webHidden/>
              </w:rPr>
              <w:fldChar w:fldCharType="separate"/>
            </w:r>
            <w:r w:rsidR="00400A29">
              <w:rPr>
                <w:noProof/>
                <w:webHidden/>
              </w:rPr>
              <w:t>2</w:t>
            </w:r>
            <w:r>
              <w:rPr>
                <w:noProof/>
                <w:webHidden/>
              </w:rPr>
              <w:fldChar w:fldCharType="end"/>
            </w:r>
          </w:hyperlink>
        </w:p>
        <w:p w14:paraId="3D7A2368" w14:textId="17335203" w:rsidR="0097322E" w:rsidRDefault="0097322E">
          <w:pPr>
            <w:pStyle w:val="TOC2"/>
            <w:tabs>
              <w:tab w:val="left" w:pos="880"/>
              <w:tab w:val="right" w:leader="dot" w:pos="9350"/>
            </w:tabs>
            <w:rPr>
              <w:rFonts w:asciiTheme="minorHAnsi" w:eastAsiaTheme="minorEastAsia" w:hAnsiTheme="minorHAnsi" w:cstheme="minorBidi"/>
              <w:noProof/>
              <w:lang w:val="en-IN"/>
            </w:rPr>
          </w:pPr>
          <w:hyperlink w:anchor="_Toc119791174" w:history="1">
            <w:r w:rsidRPr="00531553">
              <w:rPr>
                <w:rStyle w:val="Hyperlink"/>
                <w:b/>
                <w:bCs/>
                <w:noProof/>
              </w:rPr>
              <w:t>1.2</w:t>
            </w:r>
            <w:r>
              <w:rPr>
                <w:rFonts w:asciiTheme="minorHAnsi" w:eastAsiaTheme="minorEastAsia" w:hAnsiTheme="minorHAnsi" w:cstheme="minorBidi"/>
                <w:noProof/>
                <w:lang w:val="en-IN"/>
              </w:rPr>
              <w:tab/>
            </w:r>
            <w:r w:rsidRPr="00531553">
              <w:rPr>
                <w:rStyle w:val="Hyperlink"/>
                <w:b/>
                <w:bCs/>
                <w:noProof/>
              </w:rPr>
              <w:t>Purpose</w:t>
            </w:r>
            <w:r>
              <w:rPr>
                <w:noProof/>
                <w:webHidden/>
              </w:rPr>
              <w:tab/>
            </w:r>
            <w:r>
              <w:rPr>
                <w:noProof/>
                <w:webHidden/>
              </w:rPr>
              <w:fldChar w:fldCharType="begin"/>
            </w:r>
            <w:r>
              <w:rPr>
                <w:noProof/>
                <w:webHidden/>
              </w:rPr>
              <w:instrText xml:space="preserve"> PAGEREF _Toc119791174 \h </w:instrText>
            </w:r>
            <w:r>
              <w:rPr>
                <w:noProof/>
                <w:webHidden/>
              </w:rPr>
            </w:r>
            <w:r>
              <w:rPr>
                <w:noProof/>
                <w:webHidden/>
              </w:rPr>
              <w:fldChar w:fldCharType="separate"/>
            </w:r>
            <w:r w:rsidR="00400A29">
              <w:rPr>
                <w:noProof/>
                <w:webHidden/>
              </w:rPr>
              <w:t>2</w:t>
            </w:r>
            <w:r>
              <w:rPr>
                <w:noProof/>
                <w:webHidden/>
              </w:rPr>
              <w:fldChar w:fldCharType="end"/>
            </w:r>
          </w:hyperlink>
        </w:p>
        <w:p w14:paraId="11AD3203" w14:textId="2A576860" w:rsidR="0097322E" w:rsidRDefault="0097322E">
          <w:pPr>
            <w:pStyle w:val="TOC1"/>
            <w:rPr>
              <w:rFonts w:asciiTheme="minorHAnsi" w:eastAsiaTheme="minorEastAsia" w:hAnsiTheme="minorHAnsi" w:cstheme="minorBidi"/>
              <w:noProof/>
              <w:lang w:val="en-IN"/>
            </w:rPr>
          </w:pPr>
          <w:hyperlink w:anchor="_Toc119791175" w:history="1">
            <w:r w:rsidRPr="00531553">
              <w:rPr>
                <w:rStyle w:val="Hyperlink"/>
                <w:b/>
                <w:bCs/>
                <w:noProof/>
              </w:rPr>
              <w:t>LITERATURE SURVEY</w:t>
            </w:r>
            <w:r>
              <w:rPr>
                <w:noProof/>
                <w:webHidden/>
              </w:rPr>
              <w:tab/>
            </w:r>
            <w:r>
              <w:rPr>
                <w:noProof/>
                <w:webHidden/>
              </w:rPr>
              <w:fldChar w:fldCharType="begin"/>
            </w:r>
            <w:r>
              <w:rPr>
                <w:noProof/>
                <w:webHidden/>
              </w:rPr>
              <w:instrText xml:space="preserve"> PAGEREF _Toc119791175 \h </w:instrText>
            </w:r>
            <w:r>
              <w:rPr>
                <w:noProof/>
                <w:webHidden/>
              </w:rPr>
            </w:r>
            <w:r>
              <w:rPr>
                <w:noProof/>
                <w:webHidden/>
              </w:rPr>
              <w:fldChar w:fldCharType="separate"/>
            </w:r>
            <w:r w:rsidR="00400A29">
              <w:rPr>
                <w:noProof/>
                <w:webHidden/>
              </w:rPr>
              <w:t>3</w:t>
            </w:r>
            <w:r>
              <w:rPr>
                <w:noProof/>
                <w:webHidden/>
              </w:rPr>
              <w:fldChar w:fldCharType="end"/>
            </w:r>
          </w:hyperlink>
        </w:p>
        <w:p w14:paraId="3C645FC7" w14:textId="5D3E1393" w:rsidR="0097322E" w:rsidRDefault="0097322E">
          <w:pPr>
            <w:pStyle w:val="TOC2"/>
            <w:tabs>
              <w:tab w:val="right" w:leader="dot" w:pos="9350"/>
            </w:tabs>
            <w:rPr>
              <w:rFonts w:asciiTheme="minorHAnsi" w:eastAsiaTheme="minorEastAsia" w:hAnsiTheme="minorHAnsi" w:cstheme="minorBidi"/>
              <w:noProof/>
              <w:lang w:val="en-IN"/>
            </w:rPr>
          </w:pPr>
          <w:hyperlink w:anchor="_Toc119791176" w:history="1">
            <w:r w:rsidRPr="00531553">
              <w:rPr>
                <w:rStyle w:val="Hyperlink"/>
                <w:b/>
                <w:bCs/>
                <w:noProof/>
              </w:rPr>
              <w:t>2.1 Existing Problem</w:t>
            </w:r>
            <w:r>
              <w:rPr>
                <w:noProof/>
                <w:webHidden/>
              </w:rPr>
              <w:tab/>
            </w:r>
            <w:r>
              <w:rPr>
                <w:noProof/>
                <w:webHidden/>
              </w:rPr>
              <w:fldChar w:fldCharType="begin"/>
            </w:r>
            <w:r>
              <w:rPr>
                <w:noProof/>
                <w:webHidden/>
              </w:rPr>
              <w:instrText xml:space="preserve"> PAGEREF _Toc119791176 \h </w:instrText>
            </w:r>
            <w:r>
              <w:rPr>
                <w:noProof/>
                <w:webHidden/>
              </w:rPr>
            </w:r>
            <w:r>
              <w:rPr>
                <w:noProof/>
                <w:webHidden/>
              </w:rPr>
              <w:fldChar w:fldCharType="separate"/>
            </w:r>
            <w:r w:rsidR="00400A29">
              <w:rPr>
                <w:noProof/>
                <w:webHidden/>
              </w:rPr>
              <w:t>3</w:t>
            </w:r>
            <w:r>
              <w:rPr>
                <w:noProof/>
                <w:webHidden/>
              </w:rPr>
              <w:fldChar w:fldCharType="end"/>
            </w:r>
          </w:hyperlink>
        </w:p>
        <w:p w14:paraId="71BB2217" w14:textId="5BE8B8D0" w:rsidR="0097322E" w:rsidRDefault="0097322E">
          <w:pPr>
            <w:pStyle w:val="TOC2"/>
            <w:tabs>
              <w:tab w:val="right" w:leader="dot" w:pos="9350"/>
            </w:tabs>
            <w:rPr>
              <w:rFonts w:asciiTheme="minorHAnsi" w:eastAsiaTheme="minorEastAsia" w:hAnsiTheme="minorHAnsi" w:cstheme="minorBidi"/>
              <w:noProof/>
              <w:lang w:val="en-IN"/>
            </w:rPr>
          </w:pPr>
          <w:hyperlink w:anchor="_Toc119791177" w:history="1">
            <w:r w:rsidRPr="00531553">
              <w:rPr>
                <w:rStyle w:val="Hyperlink"/>
                <w:b/>
                <w:bCs/>
                <w:noProof/>
              </w:rPr>
              <w:t>2.2 Problem Definition</w:t>
            </w:r>
            <w:r>
              <w:rPr>
                <w:noProof/>
                <w:webHidden/>
              </w:rPr>
              <w:tab/>
            </w:r>
            <w:r>
              <w:rPr>
                <w:noProof/>
                <w:webHidden/>
              </w:rPr>
              <w:fldChar w:fldCharType="begin"/>
            </w:r>
            <w:r>
              <w:rPr>
                <w:noProof/>
                <w:webHidden/>
              </w:rPr>
              <w:instrText xml:space="preserve"> PAGEREF _Toc119791177 \h </w:instrText>
            </w:r>
            <w:r>
              <w:rPr>
                <w:noProof/>
                <w:webHidden/>
              </w:rPr>
            </w:r>
            <w:r>
              <w:rPr>
                <w:noProof/>
                <w:webHidden/>
              </w:rPr>
              <w:fldChar w:fldCharType="separate"/>
            </w:r>
            <w:r w:rsidR="00400A29">
              <w:rPr>
                <w:noProof/>
                <w:webHidden/>
              </w:rPr>
              <w:t>3</w:t>
            </w:r>
            <w:r>
              <w:rPr>
                <w:noProof/>
                <w:webHidden/>
              </w:rPr>
              <w:fldChar w:fldCharType="end"/>
            </w:r>
          </w:hyperlink>
        </w:p>
        <w:p w14:paraId="3317D387" w14:textId="477C26A8" w:rsidR="0097322E" w:rsidRDefault="0097322E">
          <w:pPr>
            <w:pStyle w:val="TOC2"/>
            <w:tabs>
              <w:tab w:val="right" w:leader="dot" w:pos="9350"/>
            </w:tabs>
            <w:rPr>
              <w:rFonts w:asciiTheme="minorHAnsi" w:eastAsiaTheme="minorEastAsia" w:hAnsiTheme="minorHAnsi" w:cstheme="minorBidi"/>
              <w:noProof/>
              <w:lang w:val="en-IN"/>
            </w:rPr>
          </w:pPr>
          <w:hyperlink w:anchor="_Toc119791178" w:history="1">
            <w:r w:rsidRPr="00531553">
              <w:rPr>
                <w:rStyle w:val="Hyperlink"/>
                <w:b/>
                <w:bCs/>
                <w:noProof/>
              </w:rPr>
              <w:t>2.3 References</w:t>
            </w:r>
            <w:r>
              <w:rPr>
                <w:noProof/>
                <w:webHidden/>
              </w:rPr>
              <w:tab/>
            </w:r>
            <w:r>
              <w:rPr>
                <w:noProof/>
                <w:webHidden/>
              </w:rPr>
              <w:fldChar w:fldCharType="begin"/>
            </w:r>
            <w:r>
              <w:rPr>
                <w:noProof/>
                <w:webHidden/>
              </w:rPr>
              <w:instrText xml:space="preserve"> PAGEREF _Toc119791178 \h </w:instrText>
            </w:r>
            <w:r>
              <w:rPr>
                <w:noProof/>
                <w:webHidden/>
              </w:rPr>
            </w:r>
            <w:r>
              <w:rPr>
                <w:noProof/>
                <w:webHidden/>
              </w:rPr>
              <w:fldChar w:fldCharType="separate"/>
            </w:r>
            <w:r w:rsidR="00400A29">
              <w:rPr>
                <w:noProof/>
                <w:webHidden/>
              </w:rPr>
              <w:t>3</w:t>
            </w:r>
            <w:r>
              <w:rPr>
                <w:noProof/>
                <w:webHidden/>
              </w:rPr>
              <w:fldChar w:fldCharType="end"/>
            </w:r>
          </w:hyperlink>
        </w:p>
        <w:p w14:paraId="341AAF98" w14:textId="3CDADE2C" w:rsidR="0097322E" w:rsidRDefault="0097322E">
          <w:pPr>
            <w:pStyle w:val="TOC1"/>
            <w:rPr>
              <w:rFonts w:asciiTheme="minorHAnsi" w:eastAsiaTheme="minorEastAsia" w:hAnsiTheme="minorHAnsi" w:cstheme="minorBidi"/>
              <w:noProof/>
              <w:lang w:val="en-IN"/>
            </w:rPr>
          </w:pPr>
          <w:hyperlink w:anchor="_Toc119791179" w:history="1">
            <w:r w:rsidRPr="00531553">
              <w:rPr>
                <w:rStyle w:val="Hyperlink"/>
                <w:b/>
                <w:bCs/>
                <w:noProof/>
              </w:rPr>
              <w:t>IDEATION AND PROPOSED SOLUTION</w:t>
            </w:r>
            <w:r>
              <w:rPr>
                <w:noProof/>
                <w:webHidden/>
              </w:rPr>
              <w:tab/>
            </w:r>
            <w:r>
              <w:rPr>
                <w:noProof/>
                <w:webHidden/>
              </w:rPr>
              <w:fldChar w:fldCharType="begin"/>
            </w:r>
            <w:r>
              <w:rPr>
                <w:noProof/>
                <w:webHidden/>
              </w:rPr>
              <w:instrText xml:space="preserve"> PAGEREF _Toc119791179 \h </w:instrText>
            </w:r>
            <w:r>
              <w:rPr>
                <w:noProof/>
                <w:webHidden/>
              </w:rPr>
            </w:r>
            <w:r>
              <w:rPr>
                <w:noProof/>
                <w:webHidden/>
              </w:rPr>
              <w:fldChar w:fldCharType="separate"/>
            </w:r>
            <w:r w:rsidR="00400A29">
              <w:rPr>
                <w:noProof/>
                <w:webHidden/>
              </w:rPr>
              <w:t>4</w:t>
            </w:r>
            <w:r>
              <w:rPr>
                <w:noProof/>
                <w:webHidden/>
              </w:rPr>
              <w:fldChar w:fldCharType="end"/>
            </w:r>
          </w:hyperlink>
        </w:p>
        <w:p w14:paraId="7ECF33FB" w14:textId="50C43930" w:rsidR="0097322E" w:rsidRDefault="0097322E">
          <w:pPr>
            <w:pStyle w:val="TOC2"/>
            <w:tabs>
              <w:tab w:val="right" w:leader="dot" w:pos="9350"/>
            </w:tabs>
            <w:rPr>
              <w:rFonts w:asciiTheme="minorHAnsi" w:eastAsiaTheme="minorEastAsia" w:hAnsiTheme="minorHAnsi" w:cstheme="minorBidi"/>
              <w:noProof/>
              <w:lang w:val="en-IN"/>
            </w:rPr>
          </w:pPr>
          <w:hyperlink w:anchor="_Toc119791180" w:history="1">
            <w:r w:rsidRPr="00531553">
              <w:rPr>
                <w:rStyle w:val="Hyperlink"/>
                <w:b/>
                <w:bCs/>
                <w:noProof/>
              </w:rPr>
              <w:t>3.1 Empathy Map</w:t>
            </w:r>
            <w:r>
              <w:rPr>
                <w:noProof/>
                <w:webHidden/>
              </w:rPr>
              <w:tab/>
            </w:r>
            <w:r>
              <w:rPr>
                <w:noProof/>
                <w:webHidden/>
              </w:rPr>
              <w:fldChar w:fldCharType="begin"/>
            </w:r>
            <w:r>
              <w:rPr>
                <w:noProof/>
                <w:webHidden/>
              </w:rPr>
              <w:instrText xml:space="preserve"> PAGEREF _Toc119791180 \h </w:instrText>
            </w:r>
            <w:r>
              <w:rPr>
                <w:noProof/>
                <w:webHidden/>
              </w:rPr>
            </w:r>
            <w:r>
              <w:rPr>
                <w:noProof/>
                <w:webHidden/>
              </w:rPr>
              <w:fldChar w:fldCharType="separate"/>
            </w:r>
            <w:r w:rsidR="00400A29">
              <w:rPr>
                <w:noProof/>
                <w:webHidden/>
              </w:rPr>
              <w:t>4</w:t>
            </w:r>
            <w:r>
              <w:rPr>
                <w:noProof/>
                <w:webHidden/>
              </w:rPr>
              <w:fldChar w:fldCharType="end"/>
            </w:r>
          </w:hyperlink>
        </w:p>
        <w:p w14:paraId="6E0A153F" w14:textId="3C2F7E0F" w:rsidR="0097322E" w:rsidRDefault="0097322E">
          <w:pPr>
            <w:pStyle w:val="TOC2"/>
            <w:tabs>
              <w:tab w:val="right" w:leader="dot" w:pos="9350"/>
            </w:tabs>
            <w:rPr>
              <w:rFonts w:asciiTheme="minorHAnsi" w:eastAsiaTheme="minorEastAsia" w:hAnsiTheme="minorHAnsi" w:cstheme="minorBidi"/>
              <w:noProof/>
              <w:lang w:val="en-IN"/>
            </w:rPr>
          </w:pPr>
          <w:hyperlink w:anchor="_Toc119791181" w:history="1">
            <w:r w:rsidRPr="00531553">
              <w:rPr>
                <w:rStyle w:val="Hyperlink"/>
                <w:b/>
                <w:bCs/>
                <w:noProof/>
              </w:rPr>
              <w:t>3.2 Ideation and Brainstorming</w:t>
            </w:r>
            <w:r>
              <w:rPr>
                <w:noProof/>
                <w:webHidden/>
              </w:rPr>
              <w:tab/>
            </w:r>
            <w:r>
              <w:rPr>
                <w:noProof/>
                <w:webHidden/>
              </w:rPr>
              <w:fldChar w:fldCharType="begin"/>
            </w:r>
            <w:r>
              <w:rPr>
                <w:noProof/>
                <w:webHidden/>
              </w:rPr>
              <w:instrText xml:space="preserve"> PAGEREF _Toc119791181 \h </w:instrText>
            </w:r>
            <w:r>
              <w:rPr>
                <w:noProof/>
                <w:webHidden/>
              </w:rPr>
            </w:r>
            <w:r>
              <w:rPr>
                <w:noProof/>
                <w:webHidden/>
              </w:rPr>
              <w:fldChar w:fldCharType="separate"/>
            </w:r>
            <w:r w:rsidR="00400A29">
              <w:rPr>
                <w:noProof/>
                <w:webHidden/>
              </w:rPr>
              <w:t>5</w:t>
            </w:r>
            <w:r>
              <w:rPr>
                <w:noProof/>
                <w:webHidden/>
              </w:rPr>
              <w:fldChar w:fldCharType="end"/>
            </w:r>
          </w:hyperlink>
        </w:p>
        <w:p w14:paraId="13DE15D7" w14:textId="7DFC29AF" w:rsidR="0097322E" w:rsidRDefault="0097322E">
          <w:pPr>
            <w:pStyle w:val="TOC2"/>
            <w:tabs>
              <w:tab w:val="right" w:leader="dot" w:pos="9350"/>
            </w:tabs>
            <w:rPr>
              <w:rFonts w:asciiTheme="minorHAnsi" w:eastAsiaTheme="minorEastAsia" w:hAnsiTheme="minorHAnsi" w:cstheme="minorBidi"/>
              <w:noProof/>
              <w:lang w:val="en-IN"/>
            </w:rPr>
          </w:pPr>
          <w:hyperlink w:anchor="_Toc119791182" w:history="1">
            <w:r w:rsidRPr="00531553">
              <w:rPr>
                <w:rStyle w:val="Hyperlink"/>
                <w:b/>
                <w:bCs/>
                <w:noProof/>
              </w:rPr>
              <w:t>3.3 Proposed Solution</w:t>
            </w:r>
            <w:r>
              <w:rPr>
                <w:noProof/>
                <w:webHidden/>
              </w:rPr>
              <w:tab/>
            </w:r>
            <w:r>
              <w:rPr>
                <w:noProof/>
                <w:webHidden/>
              </w:rPr>
              <w:fldChar w:fldCharType="begin"/>
            </w:r>
            <w:r>
              <w:rPr>
                <w:noProof/>
                <w:webHidden/>
              </w:rPr>
              <w:instrText xml:space="preserve"> PAGEREF _Toc119791182 \h </w:instrText>
            </w:r>
            <w:r>
              <w:rPr>
                <w:noProof/>
                <w:webHidden/>
              </w:rPr>
            </w:r>
            <w:r>
              <w:rPr>
                <w:noProof/>
                <w:webHidden/>
              </w:rPr>
              <w:fldChar w:fldCharType="separate"/>
            </w:r>
            <w:r w:rsidR="00400A29">
              <w:rPr>
                <w:noProof/>
                <w:webHidden/>
              </w:rPr>
              <w:t>6</w:t>
            </w:r>
            <w:r>
              <w:rPr>
                <w:noProof/>
                <w:webHidden/>
              </w:rPr>
              <w:fldChar w:fldCharType="end"/>
            </w:r>
          </w:hyperlink>
        </w:p>
        <w:p w14:paraId="49F887A3" w14:textId="773B68CC" w:rsidR="0097322E" w:rsidRDefault="0097322E">
          <w:pPr>
            <w:pStyle w:val="TOC2"/>
            <w:tabs>
              <w:tab w:val="right" w:leader="dot" w:pos="9350"/>
            </w:tabs>
            <w:rPr>
              <w:rFonts w:asciiTheme="minorHAnsi" w:eastAsiaTheme="minorEastAsia" w:hAnsiTheme="minorHAnsi" w:cstheme="minorBidi"/>
              <w:noProof/>
              <w:lang w:val="en-IN"/>
            </w:rPr>
          </w:pPr>
          <w:hyperlink w:anchor="_Toc119791183" w:history="1">
            <w:r w:rsidRPr="00531553">
              <w:rPr>
                <w:rStyle w:val="Hyperlink"/>
                <w:b/>
                <w:bCs/>
                <w:noProof/>
              </w:rPr>
              <w:t>3.4 Problem Solution Fit</w:t>
            </w:r>
            <w:r>
              <w:rPr>
                <w:noProof/>
                <w:webHidden/>
              </w:rPr>
              <w:tab/>
            </w:r>
            <w:r>
              <w:rPr>
                <w:noProof/>
                <w:webHidden/>
              </w:rPr>
              <w:fldChar w:fldCharType="begin"/>
            </w:r>
            <w:r>
              <w:rPr>
                <w:noProof/>
                <w:webHidden/>
              </w:rPr>
              <w:instrText xml:space="preserve"> PAGEREF _Toc119791183 \h </w:instrText>
            </w:r>
            <w:r>
              <w:rPr>
                <w:noProof/>
                <w:webHidden/>
              </w:rPr>
            </w:r>
            <w:r>
              <w:rPr>
                <w:noProof/>
                <w:webHidden/>
              </w:rPr>
              <w:fldChar w:fldCharType="separate"/>
            </w:r>
            <w:r w:rsidR="00400A29">
              <w:rPr>
                <w:noProof/>
                <w:webHidden/>
              </w:rPr>
              <w:t>7</w:t>
            </w:r>
            <w:r>
              <w:rPr>
                <w:noProof/>
                <w:webHidden/>
              </w:rPr>
              <w:fldChar w:fldCharType="end"/>
            </w:r>
          </w:hyperlink>
        </w:p>
        <w:p w14:paraId="5E784A56" w14:textId="03251F77" w:rsidR="0097322E" w:rsidRDefault="0097322E">
          <w:pPr>
            <w:pStyle w:val="TOC1"/>
            <w:rPr>
              <w:rFonts w:asciiTheme="minorHAnsi" w:eastAsiaTheme="minorEastAsia" w:hAnsiTheme="minorHAnsi" w:cstheme="minorBidi"/>
              <w:noProof/>
              <w:lang w:val="en-IN"/>
            </w:rPr>
          </w:pPr>
          <w:hyperlink w:anchor="_Toc119791184" w:history="1">
            <w:r w:rsidRPr="00531553">
              <w:rPr>
                <w:rStyle w:val="Hyperlink"/>
                <w:b/>
                <w:bCs/>
                <w:noProof/>
              </w:rPr>
              <w:t>REQUIREMENT ANALYSIS</w:t>
            </w:r>
            <w:r>
              <w:rPr>
                <w:noProof/>
                <w:webHidden/>
              </w:rPr>
              <w:tab/>
            </w:r>
            <w:r>
              <w:rPr>
                <w:noProof/>
                <w:webHidden/>
              </w:rPr>
              <w:fldChar w:fldCharType="begin"/>
            </w:r>
            <w:r>
              <w:rPr>
                <w:noProof/>
                <w:webHidden/>
              </w:rPr>
              <w:instrText xml:space="preserve"> PAGEREF _Toc119791184 \h </w:instrText>
            </w:r>
            <w:r>
              <w:rPr>
                <w:noProof/>
                <w:webHidden/>
              </w:rPr>
            </w:r>
            <w:r>
              <w:rPr>
                <w:noProof/>
                <w:webHidden/>
              </w:rPr>
              <w:fldChar w:fldCharType="separate"/>
            </w:r>
            <w:r w:rsidR="00400A29">
              <w:rPr>
                <w:noProof/>
                <w:webHidden/>
              </w:rPr>
              <w:t>8</w:t>
            </w:r>
            <w:r>
              <w:rPr>
                <w:noProof/>
                <w:webHidden/>
              </w:rPr>
              <w:fldChar w:fldCharType="end"/>
            </w:r>
          </w:hyperlink>
        </w:p>
        <w:p w14:paraId="47C8A214" w14:textId="7F71C52C" w:rsidR="0097322E" w:rsidRDefault="0097322E">
          <w:pPr>
            <w:pStyle w:val="TOC2"/>
            <w:tabs>
              <w:tab w:val="right" w:leader="dot" w:pos="9350"/>
            </w:tabs>
            <w:rPr>
              <w:rFonts w:asciiTheme="minorHAnsi" w:eastAsiaTheme="minorEastAsia" w:hAnsiTheme="minorHAnsi" w:cstheme="minorBidi"/>
              <w:noProof/>
              <w:lang w:val="en-IN"/>
            </w:rPr>
          </w:pPr>
          <w:hyperlink w:anchor="_Toc119791185" w:history="1">
            <w:r w:rsidRPr="00531553">
              <w:rPr>
                <w:rStyle w:val="Hyperlink"/>
                <w:b/>
                <w:bCs/>
                <w:noProof/>
              </w:rPr>
              <w:t>4.1 Functional Requirements</w:t>
            </w:r>
            <w:r>
              <w:rPr>
                <w:noProof/>
                <w:webHidden/>
              </w:rPr>
              <w:tab/>
            </w:r>
            <w:r>
              <w:rPr>
                <w:noProof/>
                <w:webHidden/>
              </w:rPr>
              <w:fldChar w:fldCharType="begin"/>
            </w:r>
            <w:r>
              <w:rPr>
                <w:noProof/>
                <w:webHidden/>
              </w:rPr>
              <w:instrText xml:space="preserve"> PAGEREF _Toc119791185 \h </w:instrText>
            </w:r>
            <w:r>
              <w:rPr>
                <w:noProof/>
                <w:webHidden/>
              </w:rPr>
            </w:r>
            <w:r>
              <w:rPr>
                <w:noProof/>
                <w:webHidden/>
              </w:rPr>
              <w:fldChar w:fldCharType="separate"/>
            </w:r>
            <w:r w:rsidR="00400A29">
              <w:rPr>
                <w:noProof/>
                <w:webHidden/>
              </w:rPr>
              <w:t>8</w:t>
            </w:r>
            <w:r>
              <w:rPr>
                <w:noProof/>
                <w:webHidden/>
              </w:rPr>
              <w:fldChar w:fldCharType="end"/>
            </w:r>
          </w:hyperlink>
        </w:p>
        <w:p w14:paraId="76FEB520" w14:textId="64EB5825" w:rsidR="0097322E" w:rsidRDefault="0097322E">
          <w:pPr>
            <w:pStyle w:val="TOC2"/>
            <w:tabs>
              <w:tab w:val="right" w:leader="dot" w:pos="9350"/>
            </w:tabs>
            <w:rPr>
              <w:rFonts w:asciiTheme="minorHAnsi" w:eastAsiaTheme="minorEastAsia" w:hAnsiTheme="minorHAnsi" w:cstheme="minorBidi"/>
              <w:noProof/>
              <w:lang w:val="en-IN"/>
            </w:rPr>
          </w:pPr>
          <w:hyperlink w:anchor="_Toc119791186" w:history="1">
            <w:r w:rsidRPr="00531553">
              <w:rPr>
                <w:rStyle w:val="Hyperlink"/>
                <w:b/>
                <w:bCs/>
                <w:noProof/>
              </w:rPr>
              <w:t>4.2 Non-Functional Requirements</w:t>
            </w:r>
            <w:r>
              <w:rPr>
                <w:noProof/>
                <w:webHidden/>
              </w:rPr>
              <w:tab/>
            </w:r>
            <w:r>
              <w:rPr>
                <w:noProof/>
                <w:webHidden/>
              </w:rPr>
              <w:fldChar w:fldCharType="begin"/>
            </w:r>
            <w:r>
              <w:rPr>
                <w:noProof/>
                <w:webHidden/>
              </w:rPr>
              <w:instrText xml:space="preserve"> PAGEREF _Toc119791186 \h </w:instrText>
            </w:r>
            <w:r>
              <w:rPr>
                <w:noProof/>
                <w:webHidden/>
              </w:rPr>
            </w:r>
            <w:r>
              <w:rPr>
                <w:noProof/>
                <w:webHidden/>
              </w:rPr>
              <w:fldChar w:fldCharType="separate"/>
            </w:r>
            <w:r w:rsidR="00400A29">
              <w:rPr>
                <w:noProof/>
                <w:webHidden/>
              </w:rPr>
              <w:t>8</w:t>
            </w:r>
            <w:r>
              <w:rPr>
                <w:noProof/>
                <w:webHidden/>
              </w:rPr>
              <w:fldChar w:fldCharType="end"/>
            </w:r>
          </w:hyperlink>
        </w:p>
        <w:p w14:paraId="247780FE" w14:textId="5566CC92" w:rsidR="0097322E" w:rsidRDefault="0097322E">
          <w:pPr>
            <w:pStyle w:val="TOC1"/>
            <w:rPr>
              <w:rFonts w:asciiTheme="minorHAnsi" w:eastAsiaTheme="minorEastAsia" w:hAnsiTheme="minorHAnsi" w:cstheme="minorBidi"/>
              <w:noProof/>
              <w:lang w:val="en-IN"/>
            </w:rPr>
          </w:pPr>
          <w:hyperlink w:anchor="_Toc119791187" w:history="1">
            <w:r w:rsidRPr="00531553">
              <w:rPr>
                <w:rStyle w:val="Hyperlink"/>
                <w:b/>
                <w:bCs/>
                <w:noProof/>
              </w:rPr>
              <w:t>PROJECT DESIGN</w:t>
            </w:r>
            <w:r>
              <w:rPr>
                <w:noProof/>
                <w:webHidden/>
              </w:rPr>
              <w:tab/>
            </w:r>
            <w:r>
              <w:rPr>
                <w:noProof/>
                <w:webHidden/>
              </w:rPr>
              <w:fldChar w:fldCharType="begin"/>
            </w:r>
            <w:r>
              <w:rPr>
                <w:noProof/>
                <w:webHidden/>
              </w:rPr>
              <w:instrText xml:space="preserve"> PAGEREF _Toc119791187 \h </w:instrText>
            </w:r>
            <w:r>
              <w:rPr>
                <w:noProof/>
                <w:webHidden/>
              </w:rPr>
            </w:r>
            <w:r>
              <w:rPr>
                <w:noProof/>
                <w:webHidden/>
              </w:rPr>
              <w:fldChar w:fldCharType="separate"/>
            </w:r>
            <w:r w:rsidR="00400A29">
              <w:rPr>
                <w:noProof/>
                <w:webHidden/>
              </w:rPr>
              <w:t>9</w:t>
            </w:r>
            <w:r>
              <w:rPr>
                <w:noProof/>
                <w:webHidden/>
              </w:rPr>
              <w:fldChar w:fldCharType="end"/>
            </w:r>
          </w:hyperlink>
        </w:p>
        <w:p w14:paraId="179C4733" w14:textId="46389636" w:rsidR="0097322E" w:rsidRDefault="0097322E">
          <w:pPr>
            <w:pStyle w:val="TOC2"/>
            <w:tabs>
              <w:tab w:val="right" w:leader="dot" w:pos="9350"/>
            </w:tabs>
            <w:rPr>
              <w:rFonts w:asciiTheme="minorHAnsi" w:eastAsiaTheme="minorEastAsia" w:hAnsiTheme="minorHAnsi" w:cstheme="minorBidi"/>
              <w:noProof/>
              <w:lang w:val="en-IN"/>
            </w:rPr>
          </w:pPr>
          <w:hyperlink w:anchor="_Toc119791188" w:history="1">
            <w:r w:rsidRPr="00531553">
              <w:rPr>
                <w:rStyle w:val="Hyperlink"/>
                <w:b/>
                <w:bCs/>
                <w:noProof/>
              </w:rPr>
              <w:t>5.1 Dataflow Diagram</w:t>
            </w:r>
            <w:r>
              <w:rPr>
                <w:noProof/>
                <w:webHidden/>
              </w:rPr>
              <w:tab/>
            </w:r>
            <w:r>
              <w:rPr>
                <w:noProof/>
                <w:webHidden/>
              </w:rPr>
              <w:fldChar w:fldCharType="begin"/>
            </w:r>
            <w:r>
              <w:rPr>
                <w:noProof/>
                <w:webHidden/>
              </w:rPr>
              <w:instrText xml:space="preserve"> PAGEREF _Toc119791188 \h </w:instrText>
            </w:r>
            <w:r>
              <w:rPr>
                <w:noProof/>
                <w:webHidden/>
              </w:rPr>
            </w:r>
            <w:r>
              <w:rPr>
                <w:noProof/>
                <w:webHidden/>
              </w:rPr>
              <w:fldChar w:fldCharType="separate"/>
            </w:r>
            <w:r w:rsidR="00400A29">
              <w:rPr>
                <w:noProof/>
                <w:webHidden/>
              </w:rPr>
              <w:t>9</w:t>
            </w:r>
            <w:r>
              <w:rPr>
                <w:noProof/>
                <w:webHidden/>
              </w:rPr>
              <w:fldChar w:fldCharType="end"/>
            </w:r>
          </w:hyperlink>
        </w:p>
        <w:p w14:paraId="61642879" w14:textId="5EF3E0F6" w:rsidR="0097322E" w:rsidRDefault="0097322E">
          <w:pPr>
            <w:pStyle w:val="TOC2"/>
            <w:tabs>
              <w:tab w:val="right" w:leader="dot" w:pos="9350"/>
            </w:tabs>
            <w:rPr>
              <w:rFonts w:asciiTheme="minorHAnsi" w:eastAsiaTheme="minorEastAsia" w:hAnsiTheme="minorHAnsi" w:cstheme="minorBidi"/>
              <w:noProof/>
              <w:lang w:val="en-IN"/>
            </w:rPr>
          </w:pPr>
          <w:hyperlink w:anchor="_Toc119791189" w:history="1">
            <w:r w:rsidRPr="00531553">
              <w:rPr>
                <w:rStyle w:val="Hyperlink"/>
                <w:b/>
                <w:bCs/>
                <w:noProof/>
              </w:rPr>
              <w:t>5.2 Technical Architecture</w:t>
            </w:r>
            <w:r>
              <w:rPr>
                <w:noProof/>
                <w:webHidden/>
              </w:rPr>
              <w:tab/>
            </w:r>
            <w:r>
              <w:rPr>
                <w:noProof/>
                <w:webHidden/>
              </w:rPr>
              <w:fldChar w:fldCharType="begin"/>
            </w:r>
            <w:r>
              <w:rPr>
                <w:noProof/>
                <w:webHidden/>
              </w:rPr>
              <w:instrText xml:space="preserve"> PAGEREF _Toc119791189 \h </w:instrText>
            </w:r>
            <w:r>
              <w:rPr>
                <w:noProof/>
                <w:webHidden/>
              </w:rPr>
            </w:r>
            <w:r>
              <w:rPr>
                <w:noProof/>
                <w:webHidden/>
              </w:rPr>
              <w:fldChar w:fldCharType="separate"/>
            </w:r>
            <w:r w:rsidR="00400A29">
              <w:rPr>
                <w:noProof/>
                <w:webHidden/>
              </w:rPr>
              <w:t>9</w:t>
            </w:r>
            <w:r>
              <w:rPr>
                <w:noProof/>
                <w:webHidden/>
              </w:rPr>
              <w:fldChar w:fldCharType="end"/>
            </w:r>
          </w:hyperlink>
        </w:p>
        <w:p w14:paraId="5A718598" w14:textId="1998E1DD" w:rsidR="0097322E" w:rsidRDefault="0097322E">
          <w:pPr>
            <w:pStyle w:val="TOC3"/>
            <w:tabs>
              <w:tab w:val="right" w:leader="dot" w:pos="9350"/>
            </w:tabs>
            <w:rPr>
              <w:rFonts w:asciiTheme="minorHAnsi" w:eastAsiaTheme="minorEastAsia" w:hAnsiTheme="minorHAnsi" w:cstheme="minorBidi"/>
              <w:noProof/>
              <w:lang w:val="en-IN"/>
            </w:rPr>
          </w:pPr>
          <w:hyperlink w:anchor="_Toc119791190" w:history="1">
            <w:r w:rsidRPr="00531553">
              <w:rPr>
                <w:rStyle w:val="Hyperlink"/>
                <w:b/>
                <w:bCs/>
                <w:noProof/>
              </w:rPr>
              <w:t>5.2.1 Component and Technologies</w:t>
            </w:r>
            <w:r>
              <w:rPr>
                <w:noProof/>
                <w:webHidden/>
              </w:rPr>
              <w:tab/>
            </w:r>
            <w:r>
              <w:rPr>
                <w:noProof/>
                <w:webHidden/>
              </w:rPr>
              <w:fldChar w:fldCharType="begin"/>
            </w:r>
            <w:r>
              <w:rPr>
                <w:noProof/>
                <w:webHidden/>
              </w:rPr>
              <w:instrText xml:space="preserve"> PAGEREF _Toc119791190 \h </w:instrText>
            </w:r>
            <w:r>
              <w:rPr>
                <w:noProof/>
                <w:webHidden/>
              </w:rPr>
            </w:r>
            <w:r>
              <w:rPr>
                <w:noProof/>
                <w:webHidden/>
              </w:rPr>
              <w:fldChar w:fldCharType="separate"/>
            </w:r>
            <w:r w:rsidR="00400A29">
              <w:rPr>
                <w:noProof/>
                <w:webHidden/>
              </w:rPr>
              <w:t>10</w:t>
            </w:r>
            <w:r>
              <w:rPr>
                <w:noProof/>
                <w:webHidden/>
              </w:rPr>
              <w:fldChar w:fldCharType="end"/>
            </w:r>
          </w:hyperlink>
        </w:p>
        <w:p w14:paraId="501EF7AD" w14:textId="21E013A3" w:rsidR="0097322E" w:rsidRDefault="0097322E">
          <w:pPr>
            <w:pStyle w:val="TOC3"/>
            <w:tabs>
              <w:tab w:val="right" w:leader="dot" w:pos="9350"/>
            </w:tabs>
            <w:rPr>
              <w:rFonts w:asciiTheme="minorHAnsi" w:eastAsiaTheme="minorEastAsia" w:hAnsiTheme="minorHAnsi" w:cstheme="minorBidi"/>
              <w:noProof/>
              <w:lang w:val="en-IN"/>
            </w:rPr>
          </w:pPr>
          <w:hyperlink w:anchor="_Toc119791191" w:history="1">
            <w:r w:rsidRPr="00531553">
              <w:rPr>
                <w:rStyle w:val="Hyperlink"/>
                <w:b/>
                <w:bCs/>
                <w:noProof/>
              </w:rPr>
              <w:t>5.2.2 Application Characteristics</w:t>
            </w:r>
            <w:r>
              <w:rPr>
                <w:noProof/>
                <w:webHidden/>
              </w:rPr>
              <w:tab/>
            </w:r>
            <w:r>
              <w:rPr>
                <w:noProof/>
                <w:webHidden/>
              </w:rPr>
              <w:fldChar w:fldCharType="begin"/>
            </w:r>
            <w:r>
              <w:rPr>
                <w:noProof/>
                <w:webHidden/>
              </w:rPr>
              <w:instrText xml:space="preserve"> PAGEREF _Toc119791191 \h </w:instrText>
            </w:r>
            <w:r>
              <w:rPr>
                <w:noProof/>
                <w:webHidden/>
              </w:rPr>
            </w:r>
            <w:r>
              <w:rPr>
                <w:noProof/>
                <w:webHidden/>
              </w:rPr>
              <w:fldChar w:fldCharType="separate"/>
            </w:r>
            <w:r w:rsidR="00400A29">
              <w:rPr>
                <w:noProof/>
                <w:webHidden/>
              </w:rPr>
              <w:t>10</w:t>
            </w:r>
            <w:r>
              <w:rPr>
                <w:noProof/>
                <w:webHidden/>
              </w:rPr>
              <w:fldChar w:fldCharType="end"/>
            </w:r>
          </w:hyperlink>
        </w:p>
        <w:p w14:paraId="4F10916C" w14:textId="327313C5" w:rsidR="0097322E" w:rsidRDefault="0097322E">
          <w:pPr>
            <w:pStyle w:val="TOC2"/>
            <w:tabs>
              <w:tab w:val="right" w:leader="dot" w:pos="9350"/>
            </w:tabs>
            <w:rPr>
              <w:rFonts w:asciiTheme="minorHAnsi" w:eastAsiaTheme="minorEastAsia" w:hAnsiTheme="minorHAnsi" w:cstheme="minorBidi"/>
              <w:noProof/>
              <w:lang w:val="en-IN"/>
            </w:rPr>
          </w:pPr>
          <w:hyperlink w:anchor="_Toc119791192" w:history="1">
            <w:r w:rsidRPr="00531553">
              <w:rPr>
                <w:rStyle w:val="Hyperlink"/>
                <w:b/>
                <w:bCs/>
                <w:noProof/>
              </w:rPr>
              <w:t>5.3 User Stories</w:t>
            </w:r>
            <w:r>
              <w:rPr>
                <w:noProof/>
                <w:webHidden/>
              </w:rPr>
              <w:tab/>
            </w:r>
            <w:r>
              <w:rPr>
                <w:noProof/>
                <w:webHidden/>
              </w:rPr>
              <w:fldChar w:fldCharType="begin"/>
            </w:r>
            <w:r>
              <w:rPr>
                <w:noProof/>
                <w:webHidden/>
              </w:rPr>
              <w:instrText xml:space="preserve"> PAGEREF _Toc119791192 \h </w:instrText>
            </w:r>
            <w:r>
              <w:rPr>
                <w:noProof/>
                <w:webHidden/>
              </w:rPr>
            </w:r>
            <w:r>
              <w:rPr>
                <w:noProof/>
                <w:webHidden/>
              </w:rPr>
              <w:fldChar w:fldCharType="separate"/>
            </w:r>
            <w:r w:rsidR="00400A29">
              <w:rPr>
                <w:noProof/>
                <w:webHidden/>
              </w:rPr>
              <w:t>11</w:t>
            </w:r>
            <w:r>
              <w:rPr>
                <w:noProof/>
                <w:webHidden/>
              </w:rPr>
              <w:fldChar w:fldCharType="end"/>
            </w:r>
          </w:hyperlink>
        </w:p>
        <w:p w14:paraId="49A7B373" w14:textId="00B70412" w:rsidR="0097322E" w:rsidRDefault="0097322E">
          <w:pPr>
            <w:pStyle w:val="TOC1"/>
            <w:rPr>
              <w:rFonts w:asciiTheme="minorHAnsi" w:eastAsiaTheme="minorEastAsia" w:hAnsiTheme="minorHAnsi" w:cstheme="minorBidi"/>
              <w:noProof/>
              <w:lang w:val="en-IN"/>
            </w:rPr>
          </w:pPr>
          <w:hyperlink w:anchor="_Toc119791193" w:history="1">
            <w:r w:rsidRPr="00531553">
              <w:rPr>
                <w:rStyle w:val="Hyperlink"/>
                <w:b/>
                <w:bCs/>
                <w:noProof/>
              </w:rPr>
              <w:t>PROJECT PLANNING AND SCHEDULING</w:t>
            </w:r>
            <w:r>
              <w:rPr>
                <w:noProof/>
                <w:webHidden/>
              </w:rPr>
              <w:tab/>
            </w:r>
            <w:r>
              <w:rPr>
                <w:noProof/>
                <w:webHidden/>
              </w:rPr>
              <w:fldChar w:fldCharType="begin"/>
            </w:r>
            <w:r>
              <w:rPr>
                <w:noProof/>
                <w:webHidden/>
              </w:rPr>
              <w:instrText xml:space="preserve"> PAGEREF _Toc119791193 \h </w:instrText>
            </w:r>
            <w:r>
              <w:rPr>
                <w:noProof/>
                <w:webHidden/>
              </w:rPr>
            </w:r>
            <w:r>
              <w:rPr>
                <w:noProof/>
                <w:webHidden/>
              </w:rPr>
              <w:fldChar w:fldCharType="separate"/>
            </w:r>
            <w:r w:rsidR="00400A29">
              <w:rPr>
                <w:noProof/>
                <w:webHidden/>
              </w:rPr>
              <w:t>13</w:t>
            </w:r>
            <w:r>
              <w:rPr>
                <w:noProof/>
                <w:webHidden/>
              </w:rPr>
              <w:fldChar w:fldCharType="end"/>
            </w:r>
          </w:hyperlink>
        </w:p>
        <w:p w14:paraId="419C2D1A" w14:textId="632A74B8" w:rsidR="0097322E" w:rsidRDefault="0097322E">
          <w:pPr>
            <w:pStyle w:val="TOC2"/>
            <w:tabs>
              <w:tab w:val="right" w:leader="dot" w:pos="9350"/>
            </w:tabs>
            <w:rPr>
              <w:rFonts w:asciiTheme="minorHAnsi" w:eastAsiaTheme="minorEastAsia" w:hAnsiTheme="minorHAnsi" w:cstheme="minorBidi"/>
              <w:noProof/>
              <w:lang w:val="en-IN"/>
            </w:rPr>
          </w:pPr>
          <w:hyperlink w:anchor="_Toc119791194" w:history="1">
            <w:r w:rsidRPr="00531553">
              <w:rPr>
                <w:rStyle w:val="Hyperlink"/>
                <w:b/>
                <w:bCs/>
                <w:noProof/>
              </w:rPr>
              <w:t>6.1 Sprint Planning &amp; Estimation</w:t>
            </w:r>
            <w:r>
              <w:rPr>
                <w:noProof/>
                <w:webHidden/>
              </w:rPr>
              <w:tab/>
            </w:r>
            <w:r>
              <w:rPr>
                <w:noProof/>
                <w:webHidden/>
              </w:rPr>
              <w:fldChar w:fldCharType="begin"/>
            </w:r>
            <w:r>
              <w:rPr>
                <w:noProof/>
                <w:webHidden/>
              </w:rPr>
              <w:instrText xml:space="preserve"> PAGEREF _Toc119791194 \h </w:instrText>
            </w:r>
            <w:r>
              <w:rPr>
                <w:noProof/>
                <w:webHidden/>
              </w:rPr>
            </w:r>
            <w:r>
              <w:rPr>
                <w:noProof/>
                <w:webHidden/>
              </w:rPr>
              <w:fldChar w:fldCharType="separate"/>
            </w:r>
            <w:r w:rsidR="00400A29">
              <w:rPr>
                <w:noProof/>
                <w:webHidden/>
              </w:rPr>
              <w:t>13</w:t>
            </w:r>
            <w:r>
              <w:rPr>
                <w:noProof/>
                <w:webHidden/>
              </w:rPr>
              <w:fldChar w:fldCharType="end"/>
            </w:r>
          </w:hyperlink>
        </w:p>
        <w:p w14:paraId="1F7B0E9F" w14:textId="3A9936F8" w:rsidR="0097322E" w:rsidRDefault="0097322E">
          <w:pPr>
            <w:pStyle w:val="TOC2"/>
            <w:tabs>
              <w:tab w:val="right" w:leader="dot" w:pos="9350"/>
            </w:tabs>
            <w:rPr>
              <w:rFonts w:asciiTheme="minorHAnsi" w:eastAsiaTheme="minorEastAsia" w:hAnsiTheme="minorHAnsi" w:cstheme="minorBidi"/>
              <w:noProof/>
              <w:lang w:val="en-IN"/>
            </w:rPr>
          </w:pPr>
          <w:hyperlink w:anchor="_Toc119791195" w:history="1">
            <w:r w:rsidRPr="00531553">
              <w:rPr>
                <w:rStyle w:val="Hyperlink"/>
                <w:b/>
                <w:bCs/>
                <w:noProof/>
              </w:rPr>
              <w:t>6.2 Sprint Delivery Schedule</w:t>
            </w:r>
            <w:r>
              <w:rPr>
                <w:noProof/>
                <w:webHidden/>
              </w:rPr>
              <w:tab/>
            </w:r>
            <w:r>
              <w:rPr>
                <w:noProof/>
                <w:webHidden/>
              </w:rPr>
              <w:fldChar w:fldCharType="begin"/>
            </w:r>
            <w:r>
              <w:rPr>
                <w:noProof/>
                <w:webHidden/>
              </w:rPr>
              <w:instrText xml:space="preserve"> PAGEREF _Toc119791195 \h </w:instrText>
            </w:r>
            <w:r>
              <w:rPr>
                <w:noProof/>
                <w:webHidden/>
              </w:rPr>
            </w:r>
            <w:r>
              <w:rPr>
                <w:noProof/>
                <w:webHidden/>
              </w:rPr>
              <w:fldChar w:fldCharType="separate"/>
            </w:r>
            <w:r w:rsidR="00400A29">
              <w:rPr>
                <w:noProof/>
                <w:webHidden/>
              </w:rPr>
              <w:t>14</w:t>
            </w:r>
            <w:r>
              <w:rPr>
                <w:noProof/>
                <w:webHidden/>
              </w:rPr>
              <w:fldChar w:fldCharType="end"/>
            </w:r>
          </w:hyperlink>
        </w:p>
        <w:p w14:paraId="4EECAAE0" w14:textId="527599CE" w:rsidR="0097322E" w:rsidRDefault="0097322E">
          <w:pPr>
            <w:pStyle w:val="TOC2"/>
            <w:tabs>
              <w:tab w:val="right" w:leader="dot" w:pos="9350"/>
            </w:tabs>
            <w:rPr>
              <w:rFonts w:asciiTheme="minorHAnsi" w:eastAsiaTheme="minorEastAsia" w:hAnsiTheme="minorHAnsi" w:cstheme="minorBidi"/>
              <w:noProof/>
              <w:lang w:val="en-IN"/>
            </w:rPr>
          </w:pPr>
          <w:hyperlink w:anchor="_Toc119791196" w:history="1">
            <w:r w:rsidRPr="00531553">
              <w:rPr>
                <w:rStyle w:val="Hyperlink"/>
                <w:b/>
                <w:bCs/>
                <w:noProof/>
              </w:rPr>
              <w:t>6.3 Reports for JIRA</w:t>
            </w:r>
            <w:r>
              <w:rPr>
                <w:noProof/>
                <w:webHidden/>
              </w:rPr>
              <w:tab/>
            </w:r>
            <w:r>
              <w:rPr>
                <w:noProof/>
                <w:webHidden/>
              </w:rPr>
              <w:fldChar w:fldCharType="begin"/>
            </w:r>
            <w:r>
              <w:rPr>
                <w:noProof/>
                <w:webHidden/>
              </w:rPr>
              <w:instrText xml:space="preserve"> PAGEREF _Toc119791196 \h </w:instrText>
            </w:r>
            <w:r>
              <w:rPr>
                <w:noProof/>
                <w:webHidden/>
              </w:rPr>
            </w:r>
            <w:r>
              <w:rPr>
                <w:noProof/>
                <w:webHidden/>
              </w:rPr>
              <w:fldChar w:fldCharType="separate"/>
            </w:r>
            <w:r w:rsidR="00400A29">
              <w:rPr>
                <w:noProof/>
                <w:webHidden/>
              </w:rPr>
              <w:t>14</w:t>
            </w:r>
            <w:r>
              <w:rPr>
                <w:noProof/>
                <w:webHidden/>
              </w:rPr>
              <w:fldChar w:fldCharType="end"/>
            </w:r>
          </w:hyperlink>
        </w:p>
        <w:p w14:paraId="6864274B" w14:textId="3023E631" w:rsidR="0097322E" w:rsidRDefault="0097322E">
          <w:pPr>
            <w:pStyle w:val="TOC1"/>
            <w:rPr>
              <w:rFonts w:asciiTheme="minorHAnsi" w:eastAsiaTheme="minorEastAsia" w:hAnsiTheme="minorHAnsi" w:cstheme="minorBidi"/>
              <w:noProof/>
              <w:lang w:val="en-IN"/>
            </w:rPr>
          </w:pPr>
          <w:hyperlink w:anchor="_Toc119791197" w:history="1">
            <w:r w:rsidRPr="00531553">
              <w:rPr>
                <w:rStyle w:val="Hyperlink"/>
                <w:b/>
                <w:bCs/>
                <w:noProof/>
              </w:rPr>
              <w:t>CODING AND SOLUTION</w:t>
            </w:r>
            <w:r>
              <w:rPr>
                <w:noProof/>
                <w:webHidden/>
              </w:rPr>
              <w:tab/>
            </w:r>
            <w:r>
              <w:rPr>
                <w:noProof/>
                <w:webHidden/>
              </w:rPr>
              <w:fldChar w:fldCharType="begin"/>
            </w:r>
            <w:r>
              <w:rPr>
                <w:noProof/>
                <w:webHidden/>
              </w:rPr>
              <w:instrText xml:space="preserve"> PAGEREF _Toc119791197 \h </w:instrText>
            </w:r>
            <w:r>
              <w:rPr>
                <w:noProof/>
                <w:webHidden/>
              </w:rPr>
            </w:r>
            <w:r>
              <w:rPr>
                <w:noProof/>
                <w:webHidden/>
              </w:rPr>
              <w:fldChar w:fldCharType="separate"/>
            </w:r>
            <w:r w:rsidR="00400A29">
              <w:rPr>
                <w:noProof/>
                <w:webHidden/>
              </w:rPr>
              <w:t>15</w:t>
            </w:r>
            <w:r>
              <w:rPr>
                <w:noProof/>
                <w:webHidden/>
              </w:rPr>
              <w:fldChar w:fldCharType="end"/>
            </w:r>
          </w:hyperlink>
        </w:p>
        <w:p w14:paraId="654452DE" w14:textId="5568E326" w:rsidR="0097322E" w:rsidRDefault="0097322E">
          <w:pPr>
            <w:pStyle w:val="TOC2"/>
            <w:tabs>
              <w:tab w:val="right" w:leader="dot" w:pos="9350"/>
            </w:tabs>
            <w:rPr>
              <w:rFonts w:asciiTheme="minorHAnsi" w:eastAsiaTheme="minorEastAsia" w:hAnsiTheme="minorHAnsi" w:cstheme="minorBidi"/>
              <w:noProof/>
              <w:lang w:val="en-IN"/>
            </w:rPr>
          </w:pPr>
          <w:hyperlink w:anchor="_Toc119791198" w:history="1">
            <w:r w:rsidRPr="00531553">
              <w:rPr>
                <w:rStyle w:val="Hyperlink"/>
                <w:b/>
                <w:bCs/>
                <w:noProof/>
              </w:rPr>
              <w:t>7.1 Feature</w:t>
            </w:r>
            <w:r>
              <w:rPr>
                <w:noProof/>
                <w:webHidden/>
              </w:rPr>
              <w:tab/>
            </w:r>
            <w:r>
              <w:rPr>
                <w:noProof/>
                <w:webHidden/>
              </w:rPr>
              <w:fldChar w:fldCharType="begin"/>
            </w:r>
            <w:r>
              <w:rPr>
                <w:noProof/>
                <w:webHidden/>
              </w:rPr>
              <w:instrText xml:space="preserve"> PAGEREF _Toc119791198 \h </w:instrText>
            </w:r>
            <w:r>
              <w:rPr>
                <w:noProof/>
                <w:webHidden/>
              </w:rPr>
            </w:r>
            <w:r>
              <w:rPr>
                <w:noProof/>
                <w:webHidden/>
              </w:rPr>
              <w:fldChar w:fldCharType="separate"/>
            </w:r>
            <w:r w:rsidR="00400A29">
              <w:rPr>
                <w:noProof/>
                <w:webHidden/>
              </w:rPr>
              <w:t>15</w:t>
            </w:r>
            <w:r>
              <w:rPr>
                <w:noProof/>
                <w:webHidden/>
              </w:rPr>
              <w:fldChar w:fldCharType="end"/>
            </w:r>
          </w:hyperlink>
        </w:p>
        <w:p w14:paraId="092BFAB3" w14:textId="0F63AF5F" w:rsidR="0097322E" w:rsidRDefault="0097322E">
          <w:pPr>
            <w:pStyle w:val="TOC1"/>
            <w:rPr>
              <w:rFonts w:asciiTheme="minorHAnsi" w:eastAsiaTheme="minorEastAsia" w:hAnsiTheme="minorHAnsi" w:cstheme="minorBidi"/>
              <w:noProof/>
              <w:lang w:val="en-IN"/>
            </w:rPr>
          </w:pPr>
          <w:hyperlink w:anchor="_Toc119791199" w:history="1">
            <w:r w:rsidRPr="00531553">
              <w:rPr>
                <w:rStyle w:val="Hyperlink"/>
                <w:b/>
                <w:bCs/>
                <w:noProof/>
              </w:rPr>
              <w:t>TESTING</w:t>
            </w:r>
            <w:r>
              <w:rPr>
                <w:noProof/>
                <w:webHidden/>
              </w:rPr>
              <w:tab/>
            </w:r>
            <w:r>
              <w:rPr>
                <w:noProof/>
                <w:webHidden/>
              </w:rPr>
              <w:fldChar w:fldCharType="begin"/>
            </w:r>
            <w:r>
              <w:rPr>
                <w:noProof/>
                <w:webHidden/>
              </w:rPr>
              <w:instrText xml:space="preserve"> PAGEREF _Toc119791199 \h </w:instrText>
            </w:r>
            <w:r>
              <w:rPr>
                <w:noProof/>
                <w:webHidden/>
              </w:rPr>
            </w:r>
            <w:r>
              <w:rPr>
                <w:noProof/>
                <w:webHidden/>
              </w:rPr>
              <w:fldChar w:fldCharType="separate"/>
            </w:r>
            <w:r w:rsidR="00400A29">
              <w:rPr>
                <w:noProof/>
                <w:webHidden/>
              </w:rPr>
              <w:t>17</w:t>
            </w:r>
            <w:r>
              <w:rPr>
                <w:noProof/>
                <w:webHidden/>
              </w:rPr>
              <w:fldChar w:fldCharType="end"/>
            </w:r>
          </w:hyperlink>
        </w:p>
        <w:p w14:paraId="773D55A7" w14:textId="34DE13B3" w:rsidR="0097322E" w:rsidRDefault="0097322E">
          <w:pPr>
            <w:pStyle w:val="TOC2"/>
            <w:tabs>
              <w:tab w:val="right" w:leader="dot" w:pos="9350"/>
            </w:tabs>
            <w:rPr>
              <w:rFonts w:asciiTheme="minorHAnsi" w:eastAsiaTheme="minorEastAsia" w:hAnsiTheme="minorHAnsi" w:cstheme="minorBidi"/>
              <w:noProof/>
              <w:lang w:val="en-IN"/>
            </w:rPr>
          </w:pPr>
          <w:hyperlink w:anchor="_Toc119791200" w:history="1">
            <w:r w:rsidRPr="00531553">
              <w:rPr>
                <w:rStyle w:val="Hyperlink"/>
                <w:b/>
                <w:bCs/>
                <w:noProof/>
              </w:rPr>
              <w:t>8.1 Test Cases</w:t>
            </w:r>
            <w:r>
              <w:rPr>
                <w:noProof/>
                <w:webHidden/>
              </w:rPr>
              <w:tab/>
            </w:r>
            <w:r>
              <w:rPr>
                <w:noProof/>
                <w:webHidden/>
              </w:rPr>
              <w:fldChar w:fldCharType="begin"/>
            </w:r>
            <w:r>
              <w:rPr>
                <w:noProof/>
                <w:webHidden/>
              </w:rPr>
              <w:instrText xml:space="preserve"> PAGEREF _Toc119791200 \h </w:instrText>
            </w:r>
            <w:r>
              <w:rPr>
                <w:noProof/>
                <w:webHidden/>
              </w:rPr>
            </w:r>
            <w:r>
              <w:rPr>
                <w:noProof/>
                <w:webHidden/>
              </w:rPr>
              <w:fldChar w:fldCharType="separate"/>
            </w:r>
            <w:r w:rsidR="00400A29">
              <w:rPr>
                <w:noProof/>
                <w:webHidden/>
              </w:rPr>
              <w:t>17</w:t>
            </w:r>
            <w:r>
              <w:rPr>
                <w:noProof/>
                <w:webHidden/>
              </w:rPr>
              <w:fldChar w:fldCharType="end"/>
            </w:r>
          </w:hyperlink>
        </w:p>
        <w:p w14:paraId="070BE374" w14:textId="7E9D87AA" w:rsidR="0097322E" w:rsidRDefault="0097322E">
          <w:pPr>
            <w:pStyle w:val="TOC2"/>
            <w:tabs>
              <w:tab w:val="right" w:leader="dot" w:pos="9350"/>
            </w:tabs>
            <w:rPr>
              <w:rFonts w:asciiTheme="minorHAnsi" w:eastAsiaTheme="minorEastAsia" w:hAnsiTheme="minorHAnsi" w:cstheme="minorBidi"/>
              <w:noProof/>
              <w:lang w:val="en-IN"/>
            </w:rPr>
          </w:pPr>
          <w:hyperlink w:anchor="_Toc119791201" w:history="1">
            <w:r w:rsidRPr="00531553">
              <w:rPr>
                <w:rStyle w:val="Hyperlink"/>
                <w:b/>
                <w:bCs/>
                <w:noProof/>
              </w:rPr>
              <w:t>8.2 User Acceptance Testing</w:t>
            </w:r>
            <w:r>
              <w:rPr>
                <w:noProof/>
                <w:webHidden/>
              </w:rPr>
              <w:tab/>
            </w:r>
            <w:r>
              <w:rPr>
                <w:noProof/>
                <w:webHidden/>
              </w:rPr>
              <w:fldChar w:fldCharType="begin"/>
            </w:r>
            <w:r>
              <w:rPr>
                <w:noProof/>
                <w:webHidden/>
              </w:rPr>
              <w:instrText xml:space="preserve"> PAGEREF _Toc119791201 \h </w:instrText>
            </w:r>
            <w:r>
              <w:rPr>
                <w:noProof/>
                <w:webHidden/>
              </w:rPr>
            </w:r>
            <w:r>
              <w:rPr>
                <w:noProof/>
                <w:webHidden/>
              </w:rPr>
              <w:fldChar w:fldCharType="separate"/>
            </w:r>
            <w:r w:rsidR="00400A29">
              <w:rPr>
                <w:noProof/>
                <w:webHidden/>
              </w:rPr>
              <w:t>17</w:t>
            </w:r>
            <w:r>
              <w:rPr>
                <w:noProof/>
                <w:webHidden/>
              </w:rPr>
              <w:fldChar w:fldCharType="end"/>
            </w:r>
          </w:hyperlink>
        </w:p>
        <w:p w14:paraId="6E218F50" w14:textId="1B147ECB" w:rsidR="0097322E" w:rsidRDefault="0097322E">
          <w:pPr>
            <w:pStyle w:val="TOC1"/>
            <w:tabs>
              <w:tab w:val="left" w:pos="440"/>
            </w:tabs>
            <w:rPr>
              <w:rFonts w:asciiTheme="minorHAnsi" w:eastAsiaTheme="minorEastAsia" w:hAnsiTheme="minorHAnsi" w:cstheme="minorBidi"/>
              <w:noProof/>
              <w:lang w:val="en-IN"/>
            </w:rPr>
          </w:pPr>
          <w:hyperlink w:anchor="_Toc119791202" w:history="1">
            <w:r w:rsidRPr="00531553">
              <w:rPr>
                <w:rStyle w:val="Hyperlink"/>
                <w:b/>
                <w:bCs/>
                <w:noProof/>
                <w:spacing w:val="-1"/>
                <w:lang w:val="en-US" w:eastAsia="en-US"/>
              </w:rPr>
              <w:t>1.</w:t>
            </w:r>
            <w:r>
              <w:rPr>
                <w:rFonts w:asciiTheme="minorHAnsi" w:eastAsiaTheme="minorEastAsia" w:hAnsiTheme="minorHAnsi" w:cstheme="minorBidi"/>
                <w:noProof/>
                <w:lang w:val="en-IN"/>
              </w:rPr>
              <w:tab/>
            </w:r>
            <w:r w:rsidRPr="00531553">
              <w:rPr>
                <w:rStyle w:val="Hyperlink"/>
                <w:noProof/>
              </w:rPr>
              <w:t>Purpose</w:t>
            </w:r>
            <w:r w:rsidRPr="00531553">
              <w:rPr>
                <w:rStyle w:val="Hyperlink"/>
                <w:noProof/>
                <w:spacing w:val="-4"/>
              </w:rPr>
              <w:t xml:space="preserve"> </w:t>
            </w:r>
            <w:r w:rsidRPr="00531553">
              <w:rPr>
                <w:rStyle w:val="Hyperlink"/>
                <w:noProof/>
              </w:rPr>
              <w:t>of</w:t>
            </w:r>
            <w:r w:rsidRPr="00531553">
              <w:rPr>
                <w:rStyle w:val="Hyperlink"/>
                <w:noProof/>
                <w:spacing w:val="-3"/>
              </w:rPr>
              <w:t xml:space="preserve"> </w:t>
            </w:r>
            <w:r w:rsidRPr="00531553">
              <w:rPr>
                <w:rStyle w:val="Hyperlink"/>
                <w:noProof/>
                <w:spacing w:val="-2"/>
              </w:rPr>
              <w:t>Document</w:t>
            </w:r>
            <w:r>
              <w:rPr>
                <w:noProof/>
                <w:webHidden/>
              </w:rPr>
              <w:tab/>
            </w:r>
            <w:r>
              <w:rPr>
                <w:noProof/>
                <w:webHidden/>
              </w:rPr>
              <w:fldChar w:fldCharType="begin"/>
            </w:r>
            <w:r>
              <w:rPr>
                <w:noProof/>
                <w:webHidden/>
              </w:rPr>
              <w:instrText xml:space="preserve"> PAGEREF _Toc119791202 \h </w:instrText>
            </w:r>
            <w:r>
              <w:rPr>
                <w:noProof/>
                <w:webHidden/>
              </w:rPr>
            </w:r>
            <w:r>
              <w:rPr>
                <w:noProof/>
                <w:webHidden/>
              </w:rPr>
              <w:fldChar w:fldCharType="separate"/>
            </w:r>
            <w:r w:rsidR="00400A29">
              <w:rPr>
                <w:noProof/>
                <w:webHidden/>
              </w:rPr>
              <w:t>17</w:t>
            </w:r>
            <w:r>
              <w:rPr>
                <w:noProof/>
                <w:webHidden/>
              </w:rPr>
              <w:fldChar w:fldCharType="end"/>
            </w:r>
          </w:hyperlink>
        </w:p>
        <w:p w14:paraId="1883D66B" w14:textId="476242C6" w:rsidR="0097322E" w:rsidRDefault="0097322E">
          <w:pPr>
            <w:pStyle w:val="TOC1"/>
            <w:tabs>
              <w:tab w:val="left" w:pos="440"/>
            </w:tabs>
            <w:rPr>
              <w:rFonts w:asciiTheme="minorHAnsi" w:eastAsiaTheme="minorEastAsia" w:hAnsiTheme="minorHAnsi" w:cstheme="minorBidi"/>
              <w:noProof/>
              <w:lang w:val="en-IN"/>
            </w:rPr>
          </w:pPr>
          <w:hyperlink w:anchor="_Toc119791203" w:history="1">
            <w:r w:rsidRPr="00531553">
              <w:rPr>
                <w:rStyle w:val="Hyperlink"/>
                <w:b/>
                <w:bCs/>
                <w:noProof/>
                <w:spacing w:val="-1"/>
                <w:lang w:val="en-US" w:eastAsia="en-US"/>
              </w:rPr>
              <w:t>2.</w:t>
            </w:r>
            <w:r>
              <w:rPr>
                <w:rFonts w:asciiTheme="minorHAnsi" w:eastAsiaTheme="minorEastAsia" w:hAnsiTheme="minorHAnsi" w:cstheme="minorBidi"/>
                <w:noProof/>
                <w:lang w:val="en-IN"/>
              </w:rPr>
              <w:tab/>
            </w:r>
            <w:r w:rsidRPr="00531553">
              <w:rPr>
                <w:rStyle w:val="Hyperlink"/>
                <w:noProof/>
              </w:rPr>
              <w:t>Defect</w:t>
            </w:r>
            <w:r w:rsidRPr="00531553">
              <w:rPr>
                <w:rStyle w:val="Hyperlink"/>
                <w:noProof/>
                <w:spacing w:val="-5"/>
              </w:rPr>
              <w:t xml:space="preserve"> </w:t>
            </w:r>
            <w:r w:rsidRPr="00531553">
              <w:rPr>
                <w:rStyle w:val="Hyperlink"/>
                <w:noProof/>
                <w:spacing w:val="-2"/>
              </w:rPr>
              <w:t>Analysis</w:t>
            </w:r>
            <w:r>
              <w:rPr>
                <w:noProof/>
                <w:webHidden/>
              </w:rPr>
              <w:tab/>
            </w:r>
            <w:r>
              <w:rPr>
                <w:noProof/>
                <w:webHidden/>
              </w:rPr>
              <w:fldChar w:fldCharType="begin"/>
            </w:r>
            <w:r>
              <w:rPr>
                <w:noProof/>
                <w:webHidden/>
              </w:rPr>
              <w:instrText xml:space="preserve"> PAGEREF _Toc119791203 \h </w:instrText>
            </w:r>
            <w:r>
              <w:rPr>
                <w:noProof/>
                <w:webHidden/>
              </w:rPr>
            </w:r>
            <w:r>
              <w:rPr>
                <w:noProof/>
                <w:webHidden/>
              </w:rPr>
              <w:fldChar w:fldCharType="separate"/>
            </w:r>
            <w:r w:rsidR="00400A29">
              <w:rPr>
                <w:noProof/>
                <w:webHidden/>
              </w:rPr>
              <w:t>17</w:t>
            </w:r>
            <w:r>
              <w:rPr>
                <w:noProof/>
                <w:webHidden/>
              </w:rPr>
              <w:fldChar w:fldCharType="end"/>
            </w:r>
          </w:hyperlink>
        </w:p>
        <w:p w14:paraId="14C57F25" w14:textId="1F42EE58" w:rsidR="0097322E" w:rsidRDefault="0097322E">
          <w:pPr>
            <w:pStyle w:val="TOC1"/>
            <w:tabs>
              <w:tab w:val="left" w:pos="440"/>
            </w:tabs>
            <w:rPr>
              <w:rFonts w:asciiTheme="minorHAnsi" w:eastAsiaTheme="minorEastAsia" w:hAnsiTheme="minorHAnsi" w:cstheme="minorBidi"/>
              <w:noProof/>
              <w:lang w:val="en-IN"/>
            </w:rPr>
          </w:pPr>
          <w:hyperlink w:anchor="_Toc119791204" w:history="1">
            <w:r w:rsidRPr="00531553">
              <w:rPr>
                <w:rStyle w:val="Hyperlink"/>
                <w:b/>
                <w:bCs/>
                <w:noProof/>
                <w:spacing w:val="-1"/>
                <w:lang w:val="en-US" w:eastAsia="en-US"/>
              </w:rPr>
              <w:t>3.</w:t>
            </w:r>
            <w:r>
              <w:rPr>
                <w:rFonts w:asciiTheme="minorHAnsi" w:eastAsiaTheme="minorEastAsia" w:hAnsiTheme="minorHAnsi" w:cstheme="minorBidi"/>
                <w:noProof/>
                <w:lang w:val="en-IN"/>
              </w:rPr>
              <w:tab/>
            </w:r>
            <w:r w:rsidRPr="00531553">
              <w:rPr>
                <w:rStyle w:val="Hyperlink"/>
                <w:noProof/>
              </w:rPr>
              <w:t>Test</w:t>
            </w:r>
            <w:r w:rsidRPr="00531553">
              <w:rPr>
                <w:rStyle w:val="Hyperlink"/>
                <w:noProof/>
                <w:spacing w:val="-3"/>
              </w:rPr>
              <w:t xml:space="preserve"> </w:t>
            </w:r>
            <w:r w:rsidRPr="00531553">
              <w:rPr>
                <w:rStyle w:val="Hyperlink"/>
                <w:noProof/>
              </w:rPr>
              <w:t>Case</w:t>
            </w:r>
            <w:r w:rsidRPr="00531553">
              <w:rPr>
                <w:rStyle w:val="Hyperlink"/>
                <w:noProof/>
                <w:spacing w:val="-3"/>
              </w:rPr>
              <w:t xml:space="preserve"> </w:t>
            </w:r>
            <w:r w:rsidRPr="00531553">
              <w:rPr>
                <w:rStyle w:val="Hyperlink"/>
                <w:noProof/>
                <w:spacing w:val="-2"/>
              </w:rPr>
              <w:t>Analysis</w:t>
            </w:r>
            <w:r>
              <w:rPr>
                <w:noProof/>
                <w:webHidden/>
              </w:rPr>
              <w:tab/>
            </w:r>
            <w:r>
              <w:rPr>
                <w:noProof/>
                <w:webHidden/>
              </w:rPr>
              <w:fldChar w:fldCharType="begin"/>
            </w:r>
            <w:r>
              <w:rPr>
                <w:noProof/>
                <w:webHidden/>
              </w:rPr>
              <w:instrText xml:space="preserve"> PAGEREF _Toc119791204 \h </w:instrText>
            </w:r>
            <w:r>
              <w:rPr>
                <w:noProof/>
                <w:webHidden/>
              </w:rPr>
            </w:r>
            <w:r>
              <w:rPr>
                <w:noProof/>
                <w:webHidden/>
              </w:rPr>
              <w:fldChar w:fldCharType="separate"/>
            </w:r>
            <w:r w:rsidR="00400A29">
              <w:rPr>
                <w:noProof/>
                <w:webHidden/>
              </w:rPr>
              <w:t>18</w:t>
            </w:r>
            <w:r>
              <w:rPr>
                <w:noProof/>
                <w:webHidden/>
              </w:rPr>
              <w:fldChar w:fldCharType="end"/>
            </w:r>
          </w:hyperlink>
        </w:p>
        <w:p w14:paraId="77AB71B9" w14:textId="5315751A" w:rsidR="0097322E" w:rsidRDefault="0097322E">
          <w:pPr>
            <w:pStyle w:val="TOC1"/>
            <w:rPr>
              <w:rFonts w:asciiTheme="minorHAnsi" w:eastAsiaTheme="minorEastAsia" w:hAnsiTheme="minorHAnsi" w:cstheme="minorBidi"/>
              <w:noProof/>
              <w:lang w:val="en-IN"/>
            </w:rPr>
          </w:pPr>
          <w:hyperlink w:anchor="_Toc119791205" w:history="1">
            <w:r w:rsidRPr="00531553">
              <w:rPr>
                <w:rStyle w:val="Hyperlink"/>
                <w:b/>
                <w:bCs/>
                <w:noProof/>
              </w:rPr>
              <w:t>RESULTS</w:t>
            </w:r>
            <w:r>
              <w:rPr>
                <w:noProof/>
                <w:webHidden/>
              </w:rPr>
              <w:tab/>
            </w:r>
            <w:r>
              <w:rPr>
                <w:noProof/>
                <w:webHidden/>
              </w:rPr>
              <w:fldChar w:fldCharType="begin"/>
            </w:r>
            <w:r>
              <w:rPr>
                <w:noProof/>
                <w:webHidden/>
              </w:rPr>
              <w:instrText xml:space="preserve"> PAGEREF _Toc119791205 \h </w:instrText>
            </w:r>
            <w:r>
              <w:rPr>
                <w:noProof/>
                <w:webHidden/>
              </w:rPr>
            </w:r>
            <w:r>
              <w:rPr>
                <w:noProof/>
                <w:webHidden/>
              </w:rPr>
              <w:fldChar w:fldCharType="separate"/>
            </w:r>
            <w:r w:rsidR="00400A29">
              <w:rPr>
                <w:noProof/>
                <w:webHidden/>
              </w:rPr>
              <w:t>19</w:t>
            </w:r>
            <w:r>
              <w:rPr>
                <w:noProof/>
                <w:webHidden/>
              </w:rPr>
              <w:fldChar w:fldCharType="end"/>
            </w:r>
          </w:hyperlink>
        </w:p>
        <w:p w14:paraId="0736CAC2" w14:textId="4BD4F5C7" w:rsidR="0097322E" w:rsidRDefault="0097322E">
          <w:pPr>
            <w:pStyle w:val="TOC2"/>
            <w:tabs>
              <w:tab w:val="right" w:leader="dot" w:pos="9350"/>
            </w:tabs>
            <w:rPr>
              <w:rFonts w:asciiTheme="minorHAnsi" w:eastAsiaTheme="minorEastAsia" w:hAnsiTheme="minorHAnsi" w:cstheme="minorBidi"/>
              <w:noProof/>
              <w:lang w:val="en-IN"/>
            </w:rPr>
          </w:pPr>
          <w:hyperlink w:anchor="_Toc119791206" w:history="1">
            <w:r w:rsidRPr="00531553">
              <w:rPr>
                <w:rStyle w:val="Hyperlink"/>
                <w:b/>
                <w:bCs/>
                <w:noProof/>
              </w:rPr>
              <w:t>9.1 Performance Metrics</w:t>
            </w:r>
            <w:r>
              <w:rPr>
                <w:noProof/>
                <w:webHidden/>
              </w:rPr>
              <w:tab/>
            </w:r>
            <w:r>
              <w:rPr>
                <w:noProof/>
                <w:webHidden/>
              </w:rPr>
              <w:fldChar w:fldCharType="begin"/>
            </w:r>
            <w:r>
              <w:rPr>
                <w:noProof/>
                <w:webHidden/>
              </w:rPr>
              <w:instrText xml:space="preserve"> PAGEREF _Toc119791206 \h </w:instrText>
            </w:r>
            <w:r>
              <w:rPr>
                <w:noProof/>
                <w:webHidden/>
              </w:rPr>
            </w:r>
            <w:r>
              <w:rPr>
                <w:noProof/>
                <w:webHidden/>
              </w:rPr>
              <w:fldChar w:fldCharType="separate"/>
            </w:r>
            <w:r w:rsidR="00400A29">
              <w:rPr>
                <w:noProof/>
                <w:webHidden/>
              </w:rPr>
              <w:t>19</w:t>
            </w:r>
            <w:r>
              <w:rPr>
                <w:noProof/>
                <w:webHidden/>
              </w:rPr>
              <w:fldChar w:fldCharType="end"/>
            </w:r>
          </w:hyperlink>
        </w:p>
        <w:p w14:paraId="5C0D3464" w14:textId="5B58583B" w:rsidR="0097322E" w:rsidRDefault="0097322E">
          <w:pPr>
            <w:pStyle w:val="TOC1"/>
            <w:rPr>
              <w:rFonts w:asciiTheme="minorHAnsi" w:eastAsiaTheme="minorEastAsia" w:hAnsiTheme="minorHAnsi" w:cstheme="minorBidi"/>
              <w:noProof/>
              <w:lang w:val="en-IN"/>
            </w:rPr>
          </w:pPr>
          <w:hyperlink w:anchor="_Toc119791207" w:history="1">
            <w:r w:rsidRPr="00531553">
              <w:rPr>
                <w:rStyle w:val="Hyperlink"/>
                <w:b/>
                <w:bCs/>
                <w:noProof/>
              </w:rPr>
              <w:t>PROS AND CONS</w:t>
            </w:r>
            <w:r>
              <w:rPr>
                <w:noProof/>
                <w:webHidden/>
              </w:rPr>
              <w:tab/>
            </w:r>
            <w:r>
              <w:rPr>
                <w:noProof/>
                <w:webHidden/>
              </w:rPr>
              <w:fldChar w:fldCharType="begin"/>
            </w:r>
            <w:r>
              <w:rPr>
                <w:noProof/>
                <w:webHidden/>
              </w:rPr>
              <w:instrText xml:space="preserve"> PAGEREF _Toc119791207 \h </w:instrText>
            </w:r>
            <w:r>
              <w:rPr>
                <w:noProof/>
                <w:webHidden/>
              </w:rPr>
            </w:r>
            <w:r>
              <w:rPr>
                <w:noProof/>
                <w:webHidden/>
              </w:rPr>
              <w:fldChar w:fldCharType="separate"/>
            </w:r>
            <w:r w:rsidR="00400A29">
              <w:rPr>
                <w:noProof/>
                <w:webHidden/>
              </w:rPr>
              <w:t>20</w:t>
            </w:r>
            <w:r>
              <w:rPr>
                <w:noProof/>
                <w:webHidden/>
              </w:rPr>
              <w:fldChar w:fldCharType="end"/>
            </w:r>
          </w:hyperlink>
        </w:p>
        <w:p w14:paraId="019FB7D9" w14:textId="470ECC03" w:rsidR="0097322E" w:rsidRDefault="0097322E">
          <w:pPr>
            <w:pStyle w:val="TOC2"/>
            <w:tabs>
              <w:tab w:val="right" w:leader="dot" w:pos="9350"/>
            </w:tabs>
            <w:rPr>
              <w:rFonts w:asciiTheme="minorHAnsi" w:eastAsiaTheme="minorEastAsia" w:hAnsiTheme="minorHAnsi" w:cstheme="minorBidi"/>
              <w:noProof/>
              <w:lang w:val="en-IN"/>
            </w:rPr>
          </w:pPr>
          <w:hyperlink w:anchor="_Toc119791208" w:history="1">
            <w:r w:rsidRPr="00531553">
              <w:rPr>
                <w:rStyle w:val="Hyperlink"/>
                <w:b/>
                <w:bCs/>
                <w:noProof/>
              </w:rPr>
              <w:t>10.1 Pros</w:t>
            </w:r>
            <w:r>
              <w:rPr>
                <w:noProof/>
                <w:webHidden/>
              </w:rPr>
              <w:tab/>
            </w:r>
            <w:r>
              <w:rPr>
                <w:noProof/>
                <w:webHidden/>
              </w:rPr>
              <w:fldChar w:fldCharType="begin"/>
            </w:r>
            <w:r>
              <w:rPr>
                <w:noProof/>
                <w:webHidden/>
              </w:rPr>
              <w:instrText xml:space="preserve"> PAGEREF _Toc119791208 \h </w:instrText>
            </w:r>
            <w:r>
              <w:rPr>
                <w:noProof/>
                <w:webHidden/>
              </w:rPr>
            </w:r>
            <w:r>
              <w:rPr>
                <w:noProof/>
                <w:webHidden/>
              </w:rPr>
              <w:fldChar w:fldCharType="separate"/>
            </w:r>
            <w:r w:rsidR="00400A29">
              <w:rPr>
                <w:noProof/>
                <w:webHidden/>
              </w:rPr>
              <w:t>20</w:t>
            </w:r>
            <w:r>
              <w:rPr>
                <w:noProof/>
                <w:webHidden/>
              </w:rPr>
              <w:fldChar w:fldCharType="end"/>
            </w:r>
          </w:hyperlink>
        </w:p>
        <w:p w14:paraId="675CB94D" w14:textId="51BB58D3" w:rsidR="0097322E" w:rsidRDefault="0097322E">
          <w:pPr>
            <w:pStyle w:val="TOC2"/>
            <w:tabs>
              <w:tab w:val="right" w:leader="dot" w:pos="9350"/>
            </w:tabs>
            <w:rPr>
              <w:rFonts w:asciiTheme="minorHAnsi" w:eastAsiaTheme="minorEastAsia" w:hAnsiTheme="minorHAnsi" w:cstheme="minorBidi"/>
              <w:noProof/>
              <w:lang w:val="en-IN"/>
            </w:rPr>
          </w:pPr>
          <w:hyperlink w:anchor="_Toc119791209" w:history="1">
            <w:r w:rsidRPr="00531553">
              <w:rPr>
                <w:rStyle w:val="Hyperlink"/>
                <w:b/>
                <w:bCs/>
                <w:noProof/>
              </w:rPr>
              <w:t>10.2 Cons</w:t>
            </w:r>
            <w:r>
              <w:rPr>
                <w:noProof/>
                <w:webHidden/>
              </w:rPr>
              <w:tab/>
            </w:r>
            <w:r>
              <w:rPr>
                <w:noProof/>
                <w:webHidden/>
              </w:rPr>
              <w:fldChar w:fldCharType="begin"/>
            </w:r>
            <w:r>
              <w:rPr>
                <w:noProof/>
                <w:webHidden/>
              </w:rPr>
              <w:instrText xml:space="preserve"> PAGEREF _Toc119791209 \h </w:instrText>
            </w:r>
            <w:r>
              <w:rPr>
                <w:noProof/>
                <w:webHidden/>
              </w:rPr>
            </w:r>
            <w:r>
              <w:rPr>
                <w:noProof/>
                <w:webHidden/>
              </w:rPr>
              <w:fldChar w:fldCharType="separate"/>
            </w:r>
            <w:r w:rsidR="00400A29">
              <w:rPr>
                <w:noProof/>
                <w:webHidden/>
              </w:rPr>
              <w:t>20</w:t>
            </w:r>
            <w:r>
              <w:rPr>
                <w:noProof/>
                <w:webHidden/>
              </w:rPr>
              <w:fldChar w:fldCharType="end"/>
            </w:r>
          </w:hyperlink>
        </w:p>
        <w:p w14:paraId="6B3DA506" w14:textId="392A17CF" w:rsidR="0097322E" w:rsidRDefault="0097322E">
          <w:pPr>
            <w:pStyle w:val="TOC1"/>
            <w:rPr>
              <w:rFonts w:asciiTheme="minorHAnsi" w:eastAsiaTheme="minorEastAsia" w:hAnsiTheme="minorHAnsi" w:cstheme="minorBidi"/>
              <w:noProof/>
              <w:lang w:val="en-IN"/>
            </w:rPr>
          </w:pPr>
          <w:hyperlink w:anchor="_Toc119791210" w:history="1">
            <w:r w:rsidRPr="00531553">
              <w:rPr>
                <w:rStyle w:val="Hyperlink"/>
                <w:b/>
                <w:bCs/>
                <w:noProof/>
              </w:rPr>
              <w:t>CONCLUSION</w:t>
            </w:r>
            <w:r>
              <w:rPr>
                <w:noProof/>
                <w:webHidden/>
              </w:rPr>
              <w:tab/>
            </w:r>
            <w:r>
              <w:rPr>
                <w:noProof/>
                <w:webHidden/>
              </w:rPr>
              <w:fldChar w:fldCharType="begin"/>
            </w:r>
            <w:r>
              <w:rPr>
                <w:noProof/>
                <w:webHidden/>
              </w:rPr>
              <w:instrText xml:space="preserve"> PAGEREF _Toc119791210 \h </w:instrText>
            </w:r>
            <w:r>
              <w:rPr>
                <w:noProof/>
                <w:webHidden/>
              </w:rPr>
            </w:r>
            <w:r>
              <w:rPr>
                <w:noProof/>
                <w:webHidden/>
              </w:rPr>
              <w:fldChar w:fldCharType="separate"/>
            </w:r>
            <w:r w:rsidR="00400A29">
              <w:rPr>
                <w:noProof/>
                <w:webHidden/>
              </w:rPr>
              <w:t>20</w:t>
            </w:r>
            <w:r>
              <w:rPr>
                <w:noProof/>
                <w:webHidden/>
              </w:rPr>
              <w:fldChar w:fldCharType="end"/>
            </w:r>
          </w:hyperlink>
        </w:p>
        <w:p w14:paraId="36F0CB9F" w14:textId="17371050" w:rsidR="0097322E" w:rsidRDefault="0097322E">
          <w:pPr>
            <w:pStyle w:val="TOC1"/>
            <w:rPr>
              <w:rFonts w:asciiTheme="minorHAnsi" w:eastAsiaTheme="minorEastAsia" w:hAnsiTheme="minorHAnsi" w:cstheme="minorBidi"/>
              <w:noProof/>
              <w:lang w:val="en-IN"/>
            </w:rPr>
          </w:pPr>
          <w:hyperlink w:anchor="_Toc119791211" w:history="1">
            <w:r w:rsidRPr="00531553">
              <w:rPr>
                <w:rStyle w:val="Hyperlink"/>
                <w:b/>
                <w:bCs/>
                <w:noProof/>
              </w:rPr>
              <w:t>FUTURE WORKS</w:t>
            </w:r>
            <w:r>
              <w:rPr>
                <w:noProof/>
                <w:webHidden/>
              </w:rPr>
              <w:tab/>
            </w:r>
            <w:r>
              <w:rPr>
                <w:noProof/>
                <w:webHidden/>
              </w:rPr>
              <w:fldChar w:fldCharType="begin"/>
            </w:r>
            <w:r>
              <w:rPr>
                <w:noProof/>
                <w:webHidden/>
              </w:rPr>
              <w:instrText xml:space="preserve"> PAGEREF _Toc119791211 \h </w:instrText>
            </w:r>
            <w:r>
              <w:rPr>
                <w:noProof/>
                <w:webHidden/>
              </w:rPr>
            </w:r>
            <w:r>
              <w:rPr>
                <w:noProof/>
                <w:webHidden/>
              </w:rPr>
              <w:fldChar w:fldCharType="separate"/>
            </w:r>
            <w:r w:rsidR="00400A29">
              <w:rPr>
                <w:noProof/>
                <w:webHidden/>
              </w:rPr>
              <w:t>21</w:t>
            </w:r>
            <w:r>
              <w:rPr>
                <w:noProof/>
                <w:webHidden/>
              </w:rPr>
              <w:fldChar w:fldCharType="end"/>
            </w:r>
          </w:hyperlink>
        </w:p>
        <w:p w14:paraId="4EC050BA" w14:textId="7067273B" w:rsidR="0097322E" w:rsidRDefault="0097322E">
          <w:pPr>
            <w:pStyle w:val="TOC1"/>
            <w:rPr>
              <w:rFonts w:asciiTheme="minorHAnsi" w:eastAsiaTheme="minorEastAsia" w:hAnsiTheme="minorHAnsi" w:cstheme="minorBidi"/>
              <w:noProof/>
              <w:lang w:val="en-IN"/>
            </w:rPr>
          </w:pPr>
          <w:hyperlink w:anchor="_Toc119791212" w:history="1">
            <w:r w:rsidRPr="00531553">
              <w:rPr>
                <w:rStyle w:val="Hyperlink"/>
                <w:b/>
                <w:bCs/>
                <w:noProof/>
              </w:rPr>
              <w:t>APPENDIX</w:t>
            </w:r>
            <w:r>
              <w:rPr>
                <w:noProof/>
                <w:webHidden/>
              </w:rPr>
              <w:tab/>
            </w:r>
            <w:r>
              <w:rPr>
                <w:noProof/>
                <w:webHidden/>
              </w:rPr>
              <w:fldChar w:fldCharType="begin"/>
            </w:r>
            <w:r>
              <w:rPr>
                <w:noProof/>
                <w:webHidden/>
              </w:rPr>
              <w:instrText xml:space="preserve"> PAGEREF _Toc119791212 \h </w:instrText>
            </w:r>
            <w:r>
              <w:rPr>
                <w:noProof/>
                <w:webHidden/>
              </w:rPr>
            </w:r>
            <w:r>
              <w:rPr>
                <w:noProof/>
                <w:webHidden/>
              </w:rPr>
              <w:fldChar w:fldCharType="separate"/>
            </w:r>
            <w:r w:rsidR="00400A29">
              <w:rPr>
                <w:noProof/>
                <w:webHidden/>
              </w:rPr>
              <w:t>21</w:t>
            </w:r>
            <w:r>
              <w:rPr>
                <w:noProof/>
                <w:webHidden/>
              </w:rPr>
              <w:fldChar w:fldCharType="end"/>
            </w:r>
          </w:hyperlink>
        </w:p>
        <w:p w14:paraId="42E5D1BA" w14:textId="2F5A14E6" w:rsidR="0097322E" w:rsidRDefault="0097322E">
          <w:pPr>
            <w:pStyle w:val="TOC2"/>
            <w:tabs>
              <w:tab w:val="right" w:leader="dot" w:pos="9350"/>
            </w:tabs>
            <w:rPr>
              <w:rFonts w:asciiTheme="minorHAnsi" w:eastAsiaTheme="minorEastAsia" w:hAnsiTheme="minorHAnsi" w:cstheme="minorBidi"/>
              <w:noProof/>
              <w:lang w:val="en-IN"/>
            </w:rPr>
          </w:pPr>
          <w:hyperlink w:anchor="_Toc119791213" w:history="1">
            <w:r w:rsidRPr="00531553">
              <w:rPr>
                <w:rStyle w:val="Hyperlink"/>
                <w:b/>
                <w:bCs/>
                <w:noProof/>
              </w:rPr>
              <w:t>13.1 Source Code</w:t>
            </w:r>
            <w:r>
              <w:rPr>
                <w:noProof/>
                <w:webHidden/>
              </w:rPr>
              <w:tab/>
            </w:r>
            <w:r>
              <w:rPr>
                <w:noProof/>
                <w:webHidden/>
              </w:rPr>
              <w:fldChar w:fldCharType="begin"/>
            </w:r>
            <w:r>
              <w:rPr>
                <w:noProof/>
                <w:webHidden/>
              </w:rPr>
              <w:instrText xml:space="preserve"> PAGEREF _Toc119791213 \h </w:instrText>
            </w:r>
            <w:r>
              <w:rPr>
                <w:noProof/>
                <w:webHidden/>
              </w:rPr>
            </w:r>
            <w:r>
              <w:rPr>
                <w:noProof/>
                <w:webHidden/>
              </w:rPr>
              <w:fldChar w:fldCharType="separate"/>
            </w:r>
            <w:r w:rsidR="00400A29">
              <w:rPr>
                <w:noProof/>
                <w:webHidden/>
              </w:rPr>
              <w:t>21</w:t>
            </w:r>
            <w:r>
              <w:rPr>
                <w:noProof/>
                <w:webHidden/>
              </w:rPr>
              <w:fldChar w:fldCharType="end"/>
            </w:r>
          </w:hyperlink>
        </w:p>
        <w:p w14:paraId="05ABA477" w14:textId="18355EE1" w:rsidR="0097322E" w:rsidRDefault="0097322E">
          <w:pPr>
            <w:pStyle w:val="TOC2"/>
            <w:tabs>
              <w:tab w:val="right" w:leader="dot" w:pos="9350"/>
            </w:tabs>
            <w:rPr>
              <w:rFonts w:asciiTheme="minorHAnsi" w:eastAsiaTheme="minorEastAsia" w:hAnsiTheme="minorHAnsi" w:cstheme="minorBidi"/>
              <w:noProof/>
              <w:lang w:val="en-IN"/>
            </w:rPr>
          </w:pPr>
          <w:hyperlink w:anchor="_Toc119791214" w:history="1">
            <w:r w:rsidRPr="00531553">
              <w:rPr>
                <w:rStyle w:val="Hyperlink"/>
                <w:b/>
                <w:bCs/>
                <w:noProof/>
              </w:rPr>
              <w:t>13.2 GitHub &amp; Project Demo Link</w:t>
            </w:r>
            <w:r>
              <w:rPr>
                <w:noProof/>
                <w:webHidden/>
              </w:rPr>
              <w:tab/>
            </w:r>
            <w:r>
              <w:rPr>
                <w:noProof/>
                <w:webHidden/>
              </w:rPr>
              <w:fldChar w:fldCharType="begin"/>
            </w:r>
            <w:r>
              <w:rPr>
                <w:noProof/>
                <w:webHidden/>
              </w:rPr>
              <w:instrText xml:space="preserve"> PAGEREF _Toc119791214 \h </w:instrText>
            </w:r>
            <w:r>
              <w:rPr>
                <w:noProof/>
                <w:webHidden/>
              </w:rPr>
            </w:r>
            <w:r>
              <w:rPr>
                <w:noProof/>
                <w:webHidden/>
              </w:rPr>
              <w:fldChar w:fldCharType="separate"/>
            </w:r>
            <w:r w:rsidR="00400A29">
              <w:rPr>
                <w:noProof/>
                <w:webHidden/>
              </w:rPr>
              <w:t>23</w:t>
            </w:r>
            <w:r>
              <w:rPr>
                <w:noProof/>
                <w:webHidden/>
              </w:rPr>
              <w:fldChar w:fldCharType="end"/>
            </w:r>
          </w:hyperlink>
        </w:p>
        <w:p w14:paraId="574A9D44" w14:textId="24D11F2E" w:rsidR="00456A78" w:rsidRDefault="00456A78">
          <w:r>
            <w:rPr>
              <w:b/>
              <w:bCs/>
              <w:noProof/>
            </w:rPr>
            <w:fldChar w:fldCharType="end"/>
          </w:r>
        </w:p>
      </w:sdtContent>
    </w:sdt>
    <w:p w14:paraId="0BA3235F" w14:textId="77777777" w:rsidR="00363D9D" w:rsidRDefault="00363D9D" w:rsidP="00810C4A">
      <w:pPr>
        <w:jc w:val="center"/>
        <w:rPr>
          <w:b/>
          <w:bCs/>
          <w:sz w:val="36"/>
          <w:szCs w:val="36"/>
        </w:rPr>
      </w:pPr>
    </w:p>
    <w:p w14:paraId="2EBFD8B8" w14:textId="77777777" w:rsidR="00363D9D" w:rsidRDefault="00363D9D" w:rsidP="00810C4A">
      <w:pPr>
        <w:jc w:val="center"/>
        <w:rPr>
          <w:b/>
          <w:bCs/>
          <w:sz w:val="36"/>
          <w:szCs w:val="36"/>
        </w:rPr>
      </w:pPr>
    </w:p>
    <w:p w14:paraId="35BF8EDF" w14:textId="77777777" w:rsidR="00363D9D" w:rsidRDefault="00363D9D" w:rsidP="00810C4A">
      <w:pPr>
        <w:jc w:val="center"/>
        <w:rPr>
          <w:b/>
          <w:bCs/>
          <w:sz w:val="36"/>
          <w:szCs w:val="36"/>
        </w:rPr>
      </w:pPr>
    </w:p>
    <w:p w14:paraId="5E3F2618" w14:textId="77777777" w:rsidR="00363D9D" w:rsidRDefault="00363D9D" w:rsidP="00810C4A">
      <w:pPr>
        <w:jc w:val="center"/>
        <w:rPr>
          <w:b/>
          <w:bCs/>
          <w:sz w:val="36"/>
          <w:szCs w:val="36"/>
        </w:rPr>
      </w:pPr>
    </w:p>
    <w:p w14:paraId="32F9FA9A" w14:textId="77777777" w:rsidR="00363D9D" w:rsidRDefault="00363D9D" w:rsidP="00810C4A">
      <w:pPr>
        <w:jc w:val="center"/>
        <w:rPr>
          <w:b/>
          <w:bCs/>
          <w:sz w:val="36"/>
          <w:szCs w:val="36"/>
        </w:rPr>
      </w:pPr>
    </w:p>
    <w:p w14:paraId="049A49BF" w14:textId="77777777" w:rsidR="00363D9D" w:rsidRDefault="00363D9D" w:rsidP="00810C4A">
      <w:pPr>
        <w:jc w:val="center"/>
        <w:rPr>
          <w:b/>
          <w:bCs/>
          <w:sz w:val="36"/>
          <w:szCs w:val="36"/>
        </w:rPr>
      </w:pPr>
    </w:p>
    <w:p w14:paraId="1DB3ED2F" w14:textId="77777777" w:rsidR="00363D9D" w:rsidRDefault="00363D9D" w:rsidP="00810C4A">
      <w:pPr>
        <w:jc w:val="center"/>
        <w:rPr>
          <w:b/>
          <w:bCs/>
          <w:sz w:val="36"/>
          <w:szCs w:val="36"/>
        </w:rPr>
      </w:pPr>
    </w:p>
    <w:p w14:paraId="0E4A8278" w14:textId="77777777" w:rsidR="00363D9D" w:rsidRDefault="00363D9D" w:rsidP="00810C4A">
      <w:pPr>
        <w:jc w:val="center"/>
        <w:rPr>
          <w:b/>
          <w:bCs/>
          <w:sz w:val="36"/>
          <w:szCs w:val="36"/>
        </w:rPr>
      </w:pPr>
    </w:p>
    <w:p w14:paraId="54A0EDD8" w14:textId="77777777" w:rsidR="00363D9D" w:rsidRDefault="00363D9D" w:rsidP="00810C4A">
      <w:pPr>
        <w:jc w:val="center"/>
        <w:rPr>
          <w:b/>
          <w:bCs/>
          <w:sz w:val="36"/>
          <w:szCs w:val="36"/>
        </w:rPr>
      </w:pPr>
    </w:p>
    <w:p w14:paraId="6D9A1C92" w14:textId="77777777" w:rsidR="00363D9D" w:rsidRDefault="00363D9D" w:rsidP="00810C4A">
      <w:pPr>
        <w:jc w:val="center"/>
        <w:rPr>
          <w:b/>
          <w:bCs/>
          <w:sz w:val="36"/>
          <w:szCs w:val="36"/>
        </w:rPr>
      </w:pPr>
    </w:p>
    <w:p w14:paraId="02672BF0" w14:textId="77777777" w:rsidR="00363D9D" w:rsidRDefault="00363D9D" w:rsidP="00810C4A">
      <w:pPr>
        <w:jc w:val="center"/>
        <w:rPr>
          <w:b/>
          <w:bCs/>
          <w:sz w:val="36"/>
          <w:szCs w:val="36"/>
        </w:rPr>
      </w:pPr>
    </w:p>
    <w:p w14:paraId="6592EA7F" w14:textId="77777777" w:rsidR="00363D9D" w:rsidRDefault="00363D9D" w:rsidP="00810C4A">
      <w:pPr>
        <w:jc w:val="center"/>
        <w:rPr>
          <w:b/>
          <w:bCs/>
          <w:sz w:val="36"/>
          <w:szCs w:val="36"/>
        </w:rPr>
      </w:pPr>
    </w:p>
    <w:p w14:paraId="4B2FD85F" w14:textId="77777777" w:rsidR="00363D9D" w:rsidRDefault="00363D9D" w:rsidP="00810C4A">
      <w:pPr>
        <w:jc w:val="center"/>
        <w:rPr>
          <w:b/>
          <w:bCs/>
          <w:sz w:val="36"/>
          <w:szCs w:val="36"/>
        </w:rPr>
      </w:pPr>
    </w:p>
    <w:p w14:paraId="2256F9C3" w14:textId="77777777" w:rsidR="00363D9D" w:rsidRDefault="00363D9D" w:rsidP="00810C4A">
      <w:pPr>
        <w:jc w:val="center"/>
        <w:rPr>
          <w:b/>
          <w:bCs/>
          <w:sz w:val="36"/>
          <w:szCs w:val="36"/>
        </w:rPr>
      </w:pPr>
    </w:p>
    <w:p w14:paraId="746BE680" w14:textId="77777777" w:rsidR="00363D9D" w:rsidRDefault="00363D9D" w:rsidP="00810C4A">
      <w:pPr>
        <w:jc w:val="center"/>
        <w:rPr>
          <w:b/>
          <w:bCs/>
          <w:sz w:val="36"/>
          <w:szCs w:val="36"/>
        </w:rPr>
      </w:pPr>
    </w:p>
    <w:p w14:paraId="57439211" w14:textId="77777777" w:rsidR="00363D9D" w:rsidRDefault="00363D9D" w:rsidP="00810C4A">
      <w:pPr>
        <w:jc w:val="center"/>
        <w:rPr>
          <w:b/>
          <w:bCs/>
          <w:sz w:val="36"/>
          <w:szCs w:val="36"/>
        </w:rPr>
      </w:pPr>
    </w:p>
    <w:p w14:paraId="4478E73D" w14:textId="77777777" w:rsidR="00363D9D" w:rsidRDefault="00363D9D" w:rsidP="00810C4A">
      <w:pPr>
        <w:jc w:val="center"/>
        <w:rPr>
          <w:b/>
          <w:bCs/>
          <w:sz w:val="36"/>
          <w:szCs w:val="36"/>
        </w:rPr>
      </w:pPr>
    </w:p>
    <w:p w14:paraId="1C8636B8" w14:textId="77777777" w:rsidR="00363D9D" w:rsidRDefault="00363D9D" w:rsidP="00810C4A">
      <w:pPr>
        <w:jc w:val="center"/>
        <w:rPr>
          <w:b/>
          <w:bCs/>
          <w:sz w:val="36"/>
          <w:szCs w:val="36"/>
        </w:rPr>
      </w:pPr>
    </w:p>
    <w:p w14:paraId="1501915E" w14:textId="1FEB2F67" w:rsidR="00810C4A" w:rsidRDefault="00810C4A" w:rsidP="00810C4A">
      <w:pPr>
        <w:jc w:val="center"/>
        <w:rPr>
          <w:b/>
          <w:bCs/>
          <w:sz w:val="36"/>
          <w:szCs w:val="36"/>
        </w:rPr>
      </w:pPr>
      <w:r w:rsidRPr="00810C4A">
        <w:rPr>
          <w:b/>
          <w:bCs/>
          <w:sz w:val="36"/>
          <w:szCs w:val="36"/>
        </w:rPr>
        <w:t>CH</w:t>
      </w:r>
      <w:r w:rsidR="00A52807">
        <w:rPr>
          <w:b/>
          <w:bCs/>
          <w:sz w:val="36"/>
          <w:szCs w:val="36"/>
        </w:rPr>
        <w:t>AP</w:t>
      </w:r>
      <w:r w:rsidRPr="00810C4A">
        <w:rPr>
          <w:b/>
          <w:bCs/>
          <w:sz w:val="36"/>
          <w:szCs w:val="36"/>
        </w:rPr>
        <w:t>TER 1</w:t>
      </w:r>
    </w:p>
    <w:p w14:paraId="1607389F" w14:textId="2CB4AFBB" w:rsidR="00810C4A" w:rsidRPr="00E12DF5" w:rsidRDefault="00810C4A" w:rsidP="00E12DF5">
      <w:pPr>
        <w:pStyle w:val="Heading1"/>
        <w:jc w:val="center"/>
        <w:rPr>
          <w:b/>
          <w:bCs/>
          <w:sz w:val="36"/>
          <w:szCs w:val="36"/>
        </w:rPr>
      </w:pPr>
      <w:bookmarkStart w:id="33" w:name="_Toc119444575"/>
      <w:bookmarkStart w:id="34" w:name="_Toc119791172"/>
      <w:r w:rsidRPr="00810C4A">
        <w:rPr>
          <w:b/>
          <w:bCs/>
          <w:sz w:val="36"/>
          <w:szCs w:val="36"/>
        </w:rPr>
        <w:t>INTRODUCTION</w:t>
      </w:r>
      <w:bookmarkEnd w:id="33"/>
      <w:bookmarkEnd w:id="34"/>
    </w:p>
    <w:p w14:paraId="4AE97E86" w14:textId="718D8015" w:rsidR="00810C4A" w:rsidRDefault="00437C22" w:rsidP="0081065E">
      <w:pPr>
        <w:pStyle w:val="Heading2"/>
        <w:numPr>
          <w:ilvl w:val="1"/>
          <w:numId w:val="1"/>
        </w:numPr>
        <w:rPr>
          <w:rFonts w:ascii="Arial" w:hAnsi="Arial" w:cs="Arial"/>
          <w:b/>
          <w:bCs/>
          <w:color w:val="auto"/>
          <w:sz w:val="28"/>
          <w:szCs w:val="28"/>
        </w:rPr>
      </w:pPr>
      <w:bookmarkStart w:id="35" w:name="_Toc119444576"/>
      <w:bookmarkStart w:id="36" w:name="_Toc119791173"/>
      <w:r w:rsidRPr="00437C22">
        <w:rPr>
          <w:rFonts w:ascii="Arial" w:hAnsi="Arial" w:cs="Arial"/>
          <w:b/>
          <w:bCs/>
          <w:color w:val="auto"/>
          <w:sz w:val="28"/>
          <w:szCs w:val="28"/>
        </w:rPr>
        <w:t>Project Overview</w:t>
      </w:r>
      <w:bookmarkEnd w:id="35"/>
      <w:bookmarkEnd w:id="36"/>
    </w:p>
    <w:p w14:paraId="1B7FBEA6" w14:textId="2D8D79A7" w:rsidR="00A52807" w:rsidRPr="006614A5" w:rsidRDefault="00A52807" w:rsidP="006614A5">
      <w:pPr>
        <w:shd w:val="clear" w:color="auto" w:fill="FFFFFF"/>
        <w:spacing w:line="240" w:lineRule="auto"/>
        <w:ind w:firstLine="468"/>
        <w:jc w:val="both"/>
      </w:pPr>
      <w:r w:rsidRPr="006614A5">
        <w:t>Oil demand is inelastic, therefore the rise in price is good news for producers because they will see an increase in their revenue. Oil importers, however, will experience increased costs of purchasing oil. Because oil is the largest traded commodity, the effects are quite significant. A rising oil price can even shift economic/political power from oil importers to oil exporters. The crude oil price movements are subject to diverse influencing factors.</w:t>
      </w:r>
    </w:p>
    <w:p w14:paraId="2780D728" w14:textId="77777777" w:rsidR="00A52807" w:rsidRPr="006614A5" w:rsidRDefault="00A52807" w:rsidP="00A52807">
      <w:pPr>
        <w:shd w:val="clear" w:color="auto" w:fill="FFFFFF"/>
        <w:spacing w:line="240" w:lineRule="auto"/>
        <w:jc w:val="both"/>
      </w:pPr>
    </w:p>
    <w:p w14:paraId="37A217E2" w14:textId="40CDD258" w:rsidR="00A52807" w:rsidRPr="006614A5" w:rsidRDefault="00A52807" w:rsidP="006614A5">
      <w:pPr>
        <w:shd w:val="clear" w:color="auto" w:fill="FFFFFF"/>
        <w:spacing w:line="240" w:lineRule="auto"/>
        <w:ind w:firstLine="468"/>
        <w:jc w:val="both"/>
      </w:pPr>
      <w:r w:rsidRPr="006614A5">
        <w:t xml:space="preserve">This Guided Project mainly focuses on applying Neural Networks to predict the Crude Oil Price. This decision helps us to buy crude oil at the proper time. Time series analysis is the best option for this kind of prediction because we are using the </w:t>
      </w:r>
      <w:r w:rsidR="0027579B" w:rsidRPr="006614A5">
        <w:t>previous</w:t>
      </w:r>
      <w:r w:rsidRPr="006614A5">
        <w:t xml:space="preserve"> history of crude oil prices to predict future crude oil. So, we would be implementing RNN (Recurrent Neural Network) with LSTM (Long Short-Term Memory) to achieve the task.</w:t>
      </w:r>
    </w:p>
    <w:p w14:paraId="6481DC9A" w14:textId="77777777" w:rsidR="0081065E" w:rsidRPr="00A52807" w:rsidRDefault="0081065E" w:rsidP="00A52807">
      <w:pPr>
        <w:jc w:val="both"/>
      </w:pPr>
    </w:p>
    <w:p w14:paraId="1C97FEC7" w14:textId="384E888F" w:rsidR="00D01CD7" w:rsidRDefault="00437C22" w:rsidP="00A52807">
      <w:pPr>
        <w:pStyle w:val="Heading2"/>
        <w:numPr>
          <w:ilvl w:val="1"/>
          <w:numId w:val="1"/>
        </w:numPr>
        <w:rPr>
          <w:rFonts w:ascii="Arial" w:hAnsi="Arial" w:cs="Arial"/>
          <w:b/>
          <w:bCs/>
          <w:color w:val="auto"/>
          <w:sz w:val="28"/>
          <w:szCs w:val="28"/>
        </w:rPr>
      </w:pPr>
      <w:bookmarkStart w:id="37" w:name="_Toc119444577"/>
      <w:bookmarkStart w:id="38" w:name="_Toc119791174"/>
      <w:r w:rsidRPr="00437C22">
        <w:rPr>
          <w:rFonts w:ascii="Arial" w:hAnsi="Arial" w:cs="Arial"/>
          <w:b/>
          <w:bCs/>
          <w:color w:val="auto"/>
          <w:sz w:val="28"/>
          <w:szCs w:val="28"/>
        </w:rPr>
        <w:t>Purpose</w:t>
      </w:r>
      <w:bookmarkEnd w:id="37"/>
      <w:bookmarkEnd w:id="38"/>
    </w:p>
    <w:p w14:paraId="38EA453E" w14:textId="0FAE3874" w:rsidR="00D049F6" w:rsidRPr="0027579B" w:rsidRDefault="00D049F6" w:rsidP="0097322E">
      <w:pPr>
        <w:rPr>
          <w:b/>
          <w:bCs/>
        </w:rPr>
      </w:pPr>
      <w:r w:rsidRPr="00A52807">
        <w:rPr>
          <w:color w:val="000000"/>
        </w:rPr>
        <w:t xml:space="preserve"> </w:t>
      </w:r>
      <w:r w:rsidR="00456A78">
        <w:rPr>
          <w:color w:val="000000"/>
        </w:rPr>
        <w:tab/>
      </w:r>
      <w:r w:rsidR="009F795B" w:rsidRPr="0027579B">
        <w:rPr>
          <w:color w:val="000000"/>
        </w:rPr>
        <w:t xml:space="preserve">This project helps the </w:t>
      </w:r>
      <w:r w:rsidR="009F795B" w:rsidRPr="0027579B">
        <w:t>People working in the investment of crude oil needs earlier crude oil price prediction system, which can help them to find the right time to buy crude oil so that they can increase profit from the purchase and reduce any substantial loss</w:t>
      </w:r>
    </w:p>
    <w:p w14:paraId="1D13F2A2" w14:textId="7D1333F5" w:rsidR="002A34D8" w:rsidRDefault="002A34D8"/>
    <w:p w14:paraId="64BD3450" w14:textId="498CDA12" w:rsidR="00437C22" w:rsidRDefault="00437C22"/>
    <w:p w14:paraId="3B96CBCA" w14:textId="2314E9C3" w:rsidR="00437C22" w:rsidRDefault="00437C22"/>
    <w:p w14:paraId="7458AE76" w14:textId="0929CFCB" w:rsidR="00437C22" w:rsidRDefault="00437C22"/>
    <w:p w14:paraId="24155A04" w14:textId="622B18ED" w:rsidR="00437C22" w:rsidRDefault="00437C22"/>
    <w:p w14:paraId="2A683542" w14:textId="7ACFF3CC" w:rsidR="00437C22" w:rsidRDefault="00437C22"/>
    <w:p w14:paraId="16C8DC9D" w14:textId="383AE5FB" w:rsidR="00437C22" w:rsidRDefault="00437C22"/>
    <w:p w14:paraId="46959D4F" w14:textId="42CE5EB8" w:rsidR="00363D9D" w:rsidRDefault="00363D9D"/>
    <w:p w14:paraId="02149B27" w14:textId="29ED33C6" w:rsidR="00363D9D" w:rsidRDefault="00363D9D"/>
    <w:p w14:paraId="0BE7F23F" w14:textId="620DEE80" w:rsidR="00363D9D" w:rsidRDefault="00363D9D"/>
    <w:p w14:paraId="4B83A0CE" w14:textId="64C20882" w:rsidR="00363D9D" w:rsidRDefault="00363D9D"/>
    <w:p w14:paraId="02CD55CC" w14:textId="1307354E" w:rsidR="00363D9D" w:rsidRDefault="00363D9D"/>
    <w:p w14:paraId="1694B021" w14:textId="77B2C096" w:rsidR="00363D9D" w:rsidRDefault="00363D9D"/>
    <w:p w14:paraId="1F9337A0" w14:textId="2030AF06" w:rsidR="00363D9D" w:rsidRDefault="00363D9D"/>
    <w:p w14:paraId="06B72D8F" w14:textId="00B6CF6B" w:rsidR="00363D9D" w:rsidRDefault="00363D9D"/>
    <w:p w14:paraId="003FE682" w14:textId="061516ED" w:rsidR="00363D9D" w:rsidRDefault="00363D9D"/>
    <w:p w14:paraId="721D2A68" w14:textId="126FE13E" w:rsidR="00363D9D" w:rsidRDefault="00363D9D"/>
    <w:p w14:paraId="6920B3F4" w14:textId="3E7082CD" w:rsidR="00363D9D" w:rsidRDefault="00363D9D"/>
    <w:p w14:paraId="7D56BCB9" w14:textId="06A41EF0" w:rsidR="00363D9D" w:rsidRDefault="00363D9D"/>
    <w:p w14:paraId="61438AAB" w14:textId="77777777" w:rsidR="00363D9D" w:rsidRDefault="00363D9D"/>
    <w:p w14:paraId="28C44FBF" w14:textId="0E342CFA" w:rsidR="00437C22" w:rsidRDefault="00437C22"/>
    <w:p w14:paraId="02AE3D74" w14:textId="71783B51" w:rsidR="00437C22" w:rsidRDefault="00437C22"/>
    <w:p w14:paraId="198F95D6" w14:textId="77777777" w:rsidR="00A52807" w:rsidRDefault="00A52807" w:rsidP="00437C22">
      <w:pPr>
        <w:jc w:val="center"/>
        <w:rPr>
          <w:b/>
          <w:bCs/>
          <w:sz w:val="36"/>
          <w:szCs w:val="36"/>
        </w:rPr>
      </w:pPr>
    </w:p>
    <w:p w14:paraId="120B3B47" w14:textId="0243C415" w:rsidR="002A34D8" w:rsidRPr="00437C22" w:rsidRDefault="00437C22" w:rsidP="00437C22">
      <w:pPr>
        <w:jc w:val="center"/>
        <w:rPr>
          <w:b/>
          <w:bCs/>
          <w:sz w:val="36"/>
          <w:szCs w:val="36"/>
        </w:rPr>
      </w:pPr>
      <w:r w:rsidRPr="00437C22">
        <w:rPr>
          <w:b/>
          <w:bCs/>
          <w:sz w:val="36"/>
          <w:szCs w:val="36"/>
        </w:rPr>
        <w:t>CHA</w:t>
      </w:r>
      <w:r w:rsidR="00804CCA">
        <w:rPr>
          <w:b/>
          <w:bCs/>
          <w:sz w:val="36"/>
          <w:szCs w:val="36"/>
        </w:rPr>
        <w:t>P</w:t>
      </w:r>
      <w:r w:rsidRPr="00437C22">
        <w:rPr>
          <w:b/>
          <w:bCs/>
          <w:sz w:val="36"/>
          <w:szCs w:val="36"/>
        </w:rPr>
        <w:t>TER 2</w:t>
      </w:r>
    </w:p>
    <w:p w14:paraId="05E92623" w14:textId="1ACC1620" w:rsidR="00437C22" w:rsidRPr="00644724" w:rsidRDefault="00437C22" w:rsidP="00644724">
      <w:pPr>
        <w:pStyle w:val="Heading1"/>
        <w:jc w:val="center"/>
        <w:rPr>
          <w:b/>
          <w:bCs/>
          <w:sz w:val="36"/>
          <w:szCs w:val="36"/>
        </w:rPr>
      </w:pPr>
      <w:bookmarkStart w:id="39" w:name="_Toc119444578"/>
      <w:bookmarkStart w:id="40" w:name="_Toc119791175"/>
      <w:r w:rsidRPr="00437C22">
        <w:rPr>
          <w:b/>
          <w:bCs/>
          <w:sz w:val="36"/>
          <w:szCs w:val="36"/>
        </w:rPr>
        <w:t>LITERATURE SURVEY</w:t>
      </w:r>
      <w:bookmarkEnd w:id="39"/>
      <w:bookmarkEnd w:id="40"/>
    </w:p>
    <w:p w14:paraId="3B62554C" w14:textId="3B5ECC85" w:rsidR="00437C22" w:rsidRDefault="00437C22" w:rsidP="00437C22">
      <w:pPr>
        <w:pStyle w:val="Heading2"/>
        <w:rPr>
          <w:rFonts w:ascii="Arial" w:hAnsi="Arial" w:cs="Arial"/>
          <w:b/>
          <w:bCs/>
          <w:color w:val="auto"/>
          <w:sz w:val="28"/>
          <w:szCs w:val="28"/>
        </w:rPr>
      </w:pPr>
      <w:bookmarkStart w:id="41" w:name="_Toc119444579"/>
      <w:bookmarkStart w:id="42" w:name="_Toc119791176"/>
      <w:r w:rsidRPr="00437C22">
        <w:rPr>
          <w:rFonts w:ascii="Arial" w:hAnsi="Arial" w:cs="Arial"/>
          <w:b/>
          <w:bCs/>
          <w:color w:val="auto"/>
          <w:sz w:val="28"/>
          <w:szCs w:val="28"/>
        </w:rPr>
        <w:t>2.1 Existing Problem</w:t>
      </w:r>
      <w:bookmarkEnd w:id="41"/>
      <w:bookmarkEnd w:id="42"/>
    </w:p>
    <w:p w14:paraId="62717A49" w14:textId="0778D265" w:rsidR="005B4B16" w:rsidRPr="0028374A" w:rsidRDefault="0028374A" w:rsidP="0028374A">
      <w:pPr>
        <w:ind w:firstLine="720"/>
        <w:jc w:val="both"/>
      </w:pPr>
      <w:r w:rsidRPr="0028374A">
        <w:t>Crude oil is one of the most significant sources of energy available today. With</w:t>
      </w:r>
      <w:r>
        <w:t xml:space="preserve"> </w:t>
      </w:r>
      <w:r w:rsidRPr="0028374A">
        <w:t>over a third of all energy consumed worldwide, it continues to be the most popular fuel. In the current environment, when technology is taking over our lives and efforts are being made to reduce the need for human labor, the Artificial Neural Network Technique has emerged as one of the most valuable techniques for data prediction. This paper offers a method for predicting oil prices that uses an artificial neural network (Sigmoid Function with the Learning Algorithm). Complex and non-linear interactions between input and output can be modeled using ANNs. The ability of ANN to generalize allows it to infer relationships even in the absence of data or input after learning from the inputs. A trustworthy method for creating predictions, ANN also learns from hidden relationships in the data without imposing any fixed relationships on the data. Many economists and analysts forecast the price of crude oil using data transformation and regression techniques like autoregressive moving average (ARMA) models and vector autoregressive (VAR) models, each time using a different input value. They then plot the graph with their forecasted prices while considering the main economic factors.</w:t>
      </w:r>
    </w:p>
    <w:p w14:paraId="0B9E611C" w14:textId="2B29CCB2" w:rsidR="005B4B16" w:rsidRDefault="005B4B16" w:rsidP="005B4B16">
      <w:pPr>
        <w:pStyle w:val="Heading2"/>
        <w:rPr>
          <w:rFonts w:ascii="Arial" w:hAnsi="Arial" w:cs="Arial"/>
          <w:b/>
          <w:bCs/>
          <w:color w:val="auto"/>
          <w:sz w:val="28"/>
          <w:szCs w:val="28"/>
        </w:rPr>
      </w:pPr>
      <w:bookmarkStart w:id="43" w:name="_Toc119444580"/>
      <w:bookmarkStart w:id="44" w:name="_Toc119791177"/>
      <w:r w:rsidRPr="00437C22">
        <w:rPr>
          <w:rFonts w:ascii="Arial" w:hAnsi="Arial" w:cs="Arial"/>
          <w:b/>
          <w:bCs/>
          <w:color w:val="auto"/>
          <w:sz w:val="28"/>
          <w:szCs w:val="28"/>
        </w:rPr>
        <w:t>2.</w:t>
      </w:r>
      <w:r>
        <w:rPr>
          <w:rFonts w:ascii="Arial" w:hAnsi="Arial" w:cs="Arial"/>
          <w:b/>
          <w:bCs/>
          <w:color w:val="auto"/>
          <w:sz w:val="28"/>
          <w:szCs w:val="28"/>
        </w:rPr>
        <w:t>2</w:t>
      </w:r>
      <w:r w:rsidRPr="00437C22">
        <w:rPr>
          <w:rFonts w:ascii="Arial" w:hAnsi="Arial" w:cs="Arial"/>
          <w:b/>
          <w:bCs/>
          <w:color w:val="auto"/>
          <w:sz w:val="28"/>
          <w:szCs w:val="28"/>
        </w:rPr>
        <w:t xml:space="preserve"> Problem Definition</w:t>
      </w:r>
      <w:bookmarkEnd w:id="43"/>
      <w:bookmarkEnd w:id="44"/>
    </w:p>
    <w:p w14:paraId="12BEBAF1" w14:textId="30365DF9" w:rsidR="0028374A" w:rsidRDefault="0028374A" w:rsidP="006614A5">
      <w:pPr>
        <w:ind w:firstLine="720"/>
        <w:jc w:val="both"/>
      </w:pPr>
      <w:r>
        <w:t>The business people who invest or works in the crude oil field and petrol bunk owners requires a way to predict the crude oil price for the next day so that they can take some major investment decisions which can lead to business profit or reduce loss.</w:t>
      </w:r>
    </w:p>
    <w:p w14:paraId="379FA105" w14:textId="1B739DBB" w:rsidR="0028374A" w:rsidRDefault="0028374A" w:rsidP="006614A5">
      <w:pPr>
        <w:ind w:firstLine="720"/>
        <w:jc w:val="both"/>
      </w:pPr>
      <w:r>
        <w:t>Persons working in the investment of crude oil needs a earlier crude oil price prediction system, which can help them to find the right time to buy crude oil so that they can increase profit from the purchase and reduce any substantial loss.</w:t>
      </w:r>
    </w:p>
    <w:p w14:paraId="783F6886" w14:textId="18921796" w:rsidR="000F1059" w:rsidRPr="000F1059" w:rsidRDefault="000F1059" w:rsidP="006614A5">
      <w:pPr>
        <w:ind w:firstLine="720"/>
        <w:jc w:val="both"/>
      </w:pPr>
      <w:r>
        <w:t xml:space="preserve">To develop a system that predicts the crude oil prices using LSTM (Long Short-Term Memory) </w:t>
      </w:r>
      <w:r w:rsidR="0028374A">
        <w:t xml:space="preserve">and GRU (Gated Recurrent Unit) </w:t>
      </w:r>
      <w:r>
        <w:t>and to display the results using python-flask app.</w:t>
      </w:r>
    </w:p>
    <w:p w14:paraId="3C08274F" w14:textId="77777777" w:rsidR="000F1059" w:rsidRDefault="000F1059" w:rsidP="006614A5">
      <w:pPr>
        <w:pStyle w:val="Heading2"/>
        <w:jc w:val="both"/>
        <w:rPr>
          <w:rFonts w:ascii="Arial" w:hAnsi="Arial" w:cs="Arial"/>
          <w:b/>
          <w:bCs/>
          <w:color w:val="auto"/>
          <w:sz w:val="28"/>
          <w:szCs w:val="28"/>
        </w:rPr>
      </w:pPr>
      <w:bookmarkStart w:id="45" w:name="_Toc119444581"/>
    </w:p>
    <w:p w14:paraId="6DB8075B" w14:textId="13FE35D9" w:rsidR="00437C22" w:rsidRDefault="00437C22" w:rsidP="00437C22">
      <w:pPr>
        <w:pStyle w:val="Heading2"/>
        <w:rPr>
          <w:rFonts w:ascii="Arial" w:hAnsi="Arial" w:cs="Arial"/>
          <w:b/>
          <w:bCs/>
          <w:color w:val="auto"/>
          <w:sz w:val="28"/>
          <w:szCs w:val="28"/>
        </w:rPr>
      </w:pPr>
      <w:bookmarkStart w:id="46" w:name="_Toc119791178"/>
      <w:r w:rsidRPr="00437C22">
        <w:rPr>
          <w:rFonts w:ascii="Arial" w:hAnsi="Arial" w:cs="Arial"/>
          <w:b/>
          <w:bCs/>
          <w:color w:val="auto"/>
          <w:sz w:val="28"/>
          <w:szCs w:val="28"/>
        </w:rPr>
        <w:t>2.</w:t>
      </w:r>
      <w:r w:rsidR="005B4B16">
        <w:rPr>
          <w:rFonts w:ascii="Arial" w:hAnsi="Arial" w:cs="Arial"/>
          <w:b/>
          <w:bCs/>
          <w:color w:val="auto"/>
          <w:sz w:val="28"/>
          <w:szCs w:val="28"/>
        </w:rPr>
        <w:t>3</w:t>
      </w:r>
      <w:r w:rsidRPr="00437C22">
        <w:rPr>
          <w:rFonts w:ascii="Arial" w:hAnsi="Arial" w:cs="Arial"/>
          <w:b/>
          <w:bCs/>
          <w:color w:val="auto"/>
          <w:sz w:val="28"/>
          <w:szCs w:val="28"/>
        </w:rPr>
        <w:t xml:space="preserve"> References</w:t>
      </w:r>
      <w:bookmarkEnd w:id="45"/>
      <w:bookmarkEnd w:id="46"/>
    </w:p>
    <w:p w14:paraId="02ED516F" w14:textId="5EEF04A5" w:rsidR="0028374A" w:rsidRDefault="0028374A" w:rsidP="0028374A">
      <w:pPr>
        <w:pStyle w:val="ListParagraph"/>
        <w:numPr>
          <w:ilvl w:val="0"/>
          <w:numId w:val="4"/>
        </w:numPr>
        <w:jc w:val="both"/>
      </w:pPr>
      <w:r>
        <w:t>“A comparison between AdaBoost-LSTM and AdaBoost-GRU for improving forecast prediction”. Ganiyu Adewale Busari, Dong Hoon Lim. (2021)</w:t>
      </w:r>
    </w:p>
    <w:p w14:paraId="2A10868E" w14:textId="2C678157" w:rsidR="0028374A" w:rsidRDefault="0028374A" w:rsidP="0028374A">
      <w:pPr>
        <w:pStyle w:val="ListParagraph"/>
        <w:numPr>
          <w:ilvl w:val="0"/>
          <w:numId w:val="4"/>
        </w:numPr>
        <w:jc w:val="both"/>
      </w:pPr>
      <w:r>
        <w:t xml:space="preserve">“Crude Oil Price Prediction Using LSTM Networks”. Varun Gupta, Ankit Pandey. (2018) </w:t>
      </w:r>
    </w:p>
    <w:p w14:paraId="68F5F094" w14:textId="37117C5E" w:rsidR="0028374A" w:rsidRDefault="0028374A" w:rsidP="0028374A">
      <w:pPr>
        <w:pStyle w:val="ListParagraph"/>
        <w:numPr>
          <w:ilvl w:val="0"/>
          <w:numId w:val="4"/>
        </w:numPr>
        <w:jc w:val="both"/>
      </w:pPr>
      <w:r>
        <w:t xml:space="preserve">“Crude Oil Price Prediction using Artificial Neural Network”. Nalini Gupta, Shobhit Nigam </w:t>
      </w:r>
    </w:p>
    <w:p w14:paraId="6559CB6A" w14:textId="71901A0D" w:rsidR="0028374A" w:rsidRDefault="0028374A" w:rsidP="0028374A">
      <w:pPr>
        <w:pStyle w:val="ListParagraph"/>
        <w:numPr>
          <w:ilvl w:val="0"/>
          <w:numId w:val="4"/>
        </w:numPr>
        <w:jc w:val="both"/>
      </w:pPr>
      <w:r>
        <w:t>“Crude Oil Price Forecasting based on Support Vector Machines”. Wen Xie, Lean Yu, Shanying Xu, and Shouyang Wang.</w:t>
      </w:r>
    </w:p>
    <w:p w14:paraId="0F601A92" w14:textId="59AE9F52" w:rsidR="0028374A" w:rsidRPr="000E3045" w:rsidRDefault="0028374A" w:rsidP="0028374A">
      <w:pPr>
        <w:pStyle w:val="ListParagraph"/>
        <w:numPr>
          <w:ilvl w:val="0"/>
          <w:numId w:val="4"/>
        </w:numPr>
        <w:jc w:val="both"/>
      </w:pPr>
      <w:r>
        <w:t>LSTM. https://blog.mlreview.com/understanding-lstm-and-its-diagrams-37e2f46f1714 6. GRU. https://medium.com/geekculture/understanding-basic-architecture-of-lstm-gru-diagramm atically-6365befc64d</w:t>
      </w:r>
    </w:p>
    <w:p w14:paraId="58DF0817" w14:textId="41E4FE16" w:rsidR="00437C22" w:rsidRDefault="00437C22" w:rsidP="00437C22"/>
    <w:p w14:paraId="08F462EB" w14:textId="77777777" w:rsidR="005B4B16" w:rsidRDefault="005B4B16" w:rsidP="00437C22">
      <w:pPr>
        <w:rPr>
          <w:color w:val="000000"/>
        </w:rPr>
      </w:pPr>
    </w:p>
    <w:p w14:paraId="33C9B67F" w14:textId="77777777" w:rsidR="00D01CD7" w:rsidRDefault="00D01CD7" w:rsidP="00437C22">
      <w:pPr>
        <w:jc w:val="center"/>
        <w:rPr>
          <w:b/>
          <w:bCs/>
          <w:sz w:val="36"/>
          <w:szCs w:val="36"/>
        </w:rPr>
      </w:pPr>
    </w:p>
    <w:p w14:paraId="68F455EE" w14:textId="0C582228" w:rsidR="002A34D8" w:rsidRPr="00437C22" w:rsidRDefault="00437C22" w:rsidP="006614A5">
      <w:pPr>
        <w:spacing w:after="160" w:line="259" w:lineRule="auto"/>
        <w:jc w:val="center"/>
        <w:rPr>
          <w:b/>
          <w:bCs/>
          <w:sz w:val="36"/>
          <w:szCs w:val="36"/>
        </w:rPr>
      </w:pPr>
      <w:r w:rsidRPr="00437C22">
        <w:rPr>
          <w:b/>
          <w:bCs/>
          <w:sz w:val="36"/>
          <w:szCs w:val="36"/>
        </w:rPr>
        <w:t>CHAPTER 3</w:t>
      </w:r>
    </w:p>
    <w:p w14:paraId="65BFA2F1" w14:textId="62B2FF86" w:rsidR="002A34D8" w:rsidRPr="00437C22" w:rsidRDefault="00437C22" w:rsidP="00437C22">
      <w:pPr>
        <w:pStyle w:val="Heading1"/>
        <w:jc w:val="center"/>
        <w:rPr>
          <w:b/>
          <w:bCs/>
          <w:sz w:val="36"/>
          <w:szCs w:val="36"/>
        </w:rPr>
      </w:pPr>
      <w:bookmarkStart w:id="47" w:name="_Toc119444587"/>
      <w:bookmarkStart w:id="48" w:name="_Toc119791179"/>
      <w:r w:rsidRPr="00437C22">
        <w:rPr>
          <w:b/>
          <w:bCs/>
          <w:sz w:val="36"/>
          <w:szCs w:val="36"/>
        </w:rPr>
        <w:t>IDEATION AND PROPOSED SOLUTION</w:t>
      </w:r>
      <w:bookmarkEnd w:id="47"/>
      <w:bookmarkEnd w:id="48"/>
    </w:p>
    <w:p w14:paraId="2FBC2C8C" w14:textId="6105CE60" w:rsidR="002A34D8" w:rsidRDefault="002A34D8"/>
    <w:p w14:paraId="36CB18B6" w14:textId="2E2816D0" w:rsidR="002A34D8" w:rsidRDefault="00437C22" w:rsidP="00DA6E8E">
      <w:pPr>
        <w:pStyle w:val="Heading2"/>
        <w:rPr>
          <w:rFonts w:ascii="Arial" w:hAnsi="Arial" w:cs="Arial"/>
          <w:b/>
          <w:bCs/>
          <w:color w:val="auto"/>
          <w:sz w:val="28"/>
          <w:szCs w:val="28"/>
        </w:rPr>
      </w:pPr>
      <w:bookmarkStart w:id="49" w:name="_Toc119444588"/>
      <w:bookmarkStart w:id="50" w:name="_Toc119791180"/>
      <w:r w:rsidRPr="00DA6E8E">
        <w:rPr>
          <w:rFonts w:ascii="Arial" w:hAnsi="Arial" w:cs="Arial"/>
          <w:b/>
          <w:bCs/>
          <w:color w:val="auto"/>
          <w:sz w:val="28"/>
          <w:szCs w:val="28"/>
        </w:rPr>
        <w:t xml:space="preserve">3.1 </w:t>
      </w:r>
      <w:r w:rsidR="00DA6E8E" w:rsidRPr="00DA6E8E">
        <w:rPr>
          <w:rFonts w:ascii="Arial" w:hAnsi="Arial" w:cs="Arial"/>
          <w:b/>
          <w:bCs/>
          <w:color w:val="auto"/>
          <w:sz w:val="28"/>
          <w:szCs w:val="28"/>
        </w:rPr>
        <w:t>Empathy Map</w:t>
      </w:r>
      <w:bookmarkEnd w:id="49"/>
      <w:bookmarkEnd w:id="50"/>
    </w:p>
    <w:p w14:paraId="7A8F32CF" w14:textId="1D00CB65" w:rsidR="00DA6E8E" w:rsidRDefault="00DA6E8E" w:rsidP="00DA6E8E">
      <w:pPr>
        <w:jc w:val="both"/>
      </w:pPr>
      <w:r>
        <w:t xml:space="preserve">The primary purpose of the empathy map is to bridge the understanding of the user and developer. Figure 3.1 represents the empathy map for the </w:t>
      </w:r>
      <w:r w:rsidR="0027579B">
        <w:t>Crude oil Price Prediction System</w:t>
      </w:r>
      <w:r>
        <w:t>.</w:t>
      </w:r>
    </w:p>
    <w:p w14:paraId="7E7DAB0B" w14:textId="77777777" w:rsidR="000E0E34" w:rsidRDefault="000E0E34" w:rsidP="00DA6E8E">
      <w:pPr>
        <w:jc w:val="both"/>
      </w:pPr>
    </w:p>
    <w:p w14:paraId="416FE857" w14:textId="1F981EC0" w:rsidR="00DA6E8E" w:rsidRDefault="00DA6E8E" w:rsidP="00DA6E8E">
      <w:pPr>
        <w:jc w:val="center"/>
      </w:pPr>
    </w:p>
    <w:p w14:paraId="29E05F14" w14:textId="2F064FA2" w:rsidR="000E0E34" w:rsidRDefault="000E0E34" w:rsidP="00DA6E8E">
      <w:pPr>
        <w:jc w:val="center"/>
      </w:pPr>
      <w:r>
        <w:rPr>
          <w:noProof/>
          <w:lang w:val="en-IN"/>
        </w:rPr>
        <w:drawing>
          <wp:inline distT="0" distB="0" distL="0" distR="0" wp14:anchorId="2029C754" wp14:editId="579B8951">
            <wp:extent cx="5943600" cy="36341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a:extLst>
                        <a:ext uri="{28A0092B-C50C-407E-A947-70E740481C1C}">
                          <a14:useLocalDpi xmlns:a14="http://schemas.microsoft.com/office/drawing/2010/main" val="0"/>
                        </a:ext>
                      </a:extLst>
                    </a:blip>
                    <a:stretch>
                      <a:fillRect/>
                    </a:stretch>
                  </pic:blipFill>
                  <pic:spPr>
                    <a:xfrm>
                      <a:off x="0" y="0"/>
                      <a:ext cx="5943600" cy="3634105"/>
                    </a:xfrm>
                    <a:prstGeom prst="rect">
                      <a:avLst/>
                    </a:prstGeom>
                  </pic:spPr>
                </pic:pic>
              </a:graphicData>
            </a:graphic>
          </wp:inline>
        </w:drawing>
      </w:r>
    </w:p>
    <w:p w14:paraId="38998845" w14:textId="750D98AD" w:rsidR="00DA6E8E" w:rsidRDefault="00DA6E8E" w:rsidP="00DA6E8E">
      <w:pPr>
        <w:jc w:val="center"/>
      </w:pPr>
    </w:p>
    <w:p w14:paraId="25A72E58" w14:textId="4A20EF10" w:rsidR="00DA6E8E" w:rsidRDefault="00DA6E8E" w:rsidP="00DA6E8E">
      <w:pPr>
        <w:jc w:val="center"/>
        <w:rPr>
          <w:b/>
          <w:bCs/>
        </w:rPr>
      </w:pPr>
      <w:r w:rsidRPr="00DA6E8E">
        <w:rPr>
          <w:b/>
          <w:bCs/>
        </w:rPr>
        <w:t>Figure 3.1 – Empathy Map</w:t>
      </w:r>
    </w:p>
    <w:p w14:paraId="2608FE37" w14:textId="5DD2D158" w:rsidR="00DA6E8E" w:rsidRDefault="00DA6E8E" w:rsidP="00DA6E8E">
      <w:pPr>
        <w:rPr>
          <w:b/>
          <w:bCs/>
        </w:rPr>
      </w:pPr>
    </w:p>
    <w:p w14:paraId="7BB60CC2" w14:textId="508470EC" w:rsidR="00DA6E8E" w:rsidRDefault="00DA6E8E" w:rsidP="00DA6E8E">
      <w:pPr>
        <w:rPr>
          <w:b/>
          <w:bCs/>
        </w:rPr>
      </w:pPr>
    </w:p>
    <w:p w14:paraId="03ECFFB4" w14:textId="361A5A6F" w:rsidR="00DA6E8E" w:rsidRDefault="00DA6E8E" w:rsidP="00DA6E8E">
      <w:pPr>
        <w:rPr>
          <w:b/>
          <w:bCs/>
        </w:rPr>
      </w:pPr>
    </w:p>
    <w:p w14:paraId="2C0C1716" w14:textId="66DE7AC3" w:rsidR="00DA6E8E" w:rsidRDefault="00DA6E8E" w:rsidP="00DA6E8E">
      <w:pPr>
        <w:rPr>
          <w:b/>
          <w:bCs/>
        </w:rPr>
      </w:pPr>
    </w:p>
    <w:p w14:paraId="00186788" w14:textId="434873F8" w:rsidR="00DA6E8E" w:rsidRDefault="00DA6E8E" w:rsidP="00DA6E8E">
      <w:pPr>
        <w:rPr>
          <w:b/>
          <w:bCs/>
        </w:rPr>
      </w:pPr>
    </w:p>
    <w:p w14:paraId="4D95C756" w14:textId="060D1858" w:rsidR="00DA6E8E" w:rsidRDefault="00DA6E8E" w:rsidP="00DA6E8E">
      <w:pPr>
        <w:rPr>
          <w:b/>
          <w:bCs/>
        </w:rPr>
      </w:pPr>
    </w:p>
    <w:p w14:paraId="3F6BA33D" w14:textId="1F6228A3" w:rsidR="00DA6E8E" w:rsidRDefault="00DA6E8E" w:rsidP="00DA6E8E">
      <w:pPr>
        <w:rPr>
          <w:b/>
          <w:bCs/>
        </w:rPr>
      </w:pPr>
    </w:p>
    <w:p w14:paraId="13BDC803" w14:textId="72AEE9E9" w:rsidR="00DA6E8E" w:rsidRDefault="00DA6E8E" w:rsidP="00DA6E8E">
      <w:pPr>
        <w:rPr>
          <w:b/>
          <w:bCs/>
        </w:rPr>
      </w:pPr>
    </w:p>
    <w:p w14:paraId="3B509325" w14:textId="1D29C3E4" w:rsidR="00DA6E8E" w:rsidRDefault="00DA6E8E" w:rsidP="00DA6E8E">
      <w:pPr>
        <w:rPr>
          <w:b/>
          <w:bCs/>
        </w:rPr>
      </w:pPr>
    </w:p>
    <w:p w14:paraId="664CC650" w14:textId="2A60C5A7" w:rsidR="00DA6E8E" w:rsidRDefault="00DA6E8E" w:rsidP="00DA6E8E">
      <w:pPr>
        <w:rPr>
          <w:b/>
          <w:bCs/>
        </w:rPr>
      </w:pPr>
    </w:p>
    <w:p w14:paraId="5D8B624C" w14:textId="68846EAD" w:rsidR="00DA6E8E" w:rsidRDefault="00DA6E8E" w:rsidP="00DA6E8E">
      <w:pPr>
        <w:rPr>
          <w:b/>
          <w:bCs/>
        </w:rPr>
      </w:pPr>
    </w:p>
    <w:p w14:paraId="66D6A683" w14:textId="77777777" w:rsidR="002D1913" w:rsidRDefault="002D1913" w:rsidP="00DA6E8E">
      <w:pPr>
        <w:pStyle w:val="Heading2"/>
        <w:rPr>
          <w:rFonts w:ascii="Arial" w:hAnsi="Arial" w:cs="Arial"/>
          <w:b/>
          <w:bCs/>
          <w:color w:val="auto"/>
          <w:sz w:val="28"/>
          <w:szCs w:val="28"/>
        </w:rPr>
      </w:pPr>
      <w:bookmarkStart w:id="51" w:name="_Toc119444589"/>
    </w:p>
    <w:p w14:paraId="0EF421F1" w14:textId="4179BFB5" w:rsidR="00DA6E8E" w:rsidRDefault="00DA6E8E" w:rsidP="00DA6E8E">
      <w:pPr>
        <w:pStyle w:val="Heading2"/>
        <w:rPr>
          <w:rFonts w:ascii="Arial" w:hAnsi="Arial" w:cs="Arial"/>
          <w:b/>
          <w:bCs/>
          <w:color w:val="auto"/>
          <w:sz w:val="28"/>
          <w:szCs w:val="28"/>
        </w:rPr>
      </w:pPr>
      <w:bookmarkStart w:id="52" w:name="_Toc119791181"/>
      <w:r w:rsidRPr="00DA6E8E">
        <w:rPr>
          <w:rFonts w:ascii="Arial" w:hAnsi="Arial" w:cs="Arial"/>
          <w:b/>
          <w:bCs/>
          <w:color w:val="auto"/>
          <w:sz w:val="28"/>
          <w:szCs w:val="28"/>
        </w:rPr>
        <w:t>3.2 Ideation and Brainstorming</w:t>
      </w:r>
      <w:bookmarkEnd w:id="51"/>
      <w:bookmarkEnd w:id="52"/>
    </w:p>
    <w:p w14:paraId="71BCFC1E" w14:textId="57AB2526" w:rsidR="00DA6E8E" w:rsidRPr="002D1913" w:rsidRDefault="00DA6E8E" w:rsidP="00DA6E8E">
      <w:pPr>
        <w:shd w:val="clear" w:color="auto" w:fill="FFFFFF"/>
        <w:spacing w:line="240" w:lineRule="auto"/>
        <w:jc w:val="both"/>
        <w:rPr>
          <w:rFonts w:eastAsia="Times New Roman"/>
          <w:color w:val="202124"/>
          <w:lang w:eastAsia="en-US"/>
        </w:rPr>
      </w:pPr>
      <w:r w:rsidRPr="002D1913">
        <w:rPr>
          <w:rFonts w:eastAsia="Times New Roman"/>
          <w:color w:val="202124"/>
          <w:lang w:eastAsia="en-US"/>
        </w:rPr>
        <w:t xml:space="preserve">This is often the most exciting stage in a project, because during Ideation and brainstorming, the aim is to generate a large quantity of ideas that the team can then filter and cut down into the best, most practical, or most innovative ones to inspire new and better design solutions and products. Figure 3.2 shows the stages of ideation and brainstorming for the </w:t>
      </w:r>
      <w:r w:rsidR="0027579B">
        <w:t>Crude oil Price Prediction System</w:t>
      </w:r>
      <w:r w:rsidRPr="002D1913">
        <w:rPr>
          <w:rFonts w:eastAsia="Times New Roman"/>
          <w:color w:val="202124"/>
          <w:lang w:eastAsia="en-US"/>
        </w:rPr>
        <w:t>.</w:t>
      </w:r>
    </w:p>
    <w:p w14:paraId="0EB31F11" w14:textId="0ED018E4" w:rsidR="00DA6E8E" w:rsidRDefault="00D01CD7" w:rsidP="00DA6E8E">
      <w:pPr>
        <w:shd w:val="clear" w:color="auto" w:fill="FFFFFF"/>
        <w:spacing w:line="240" w:lineRule="auto"/>
        <w:jc w:val="both"/>
        <w:rPr>
          <w:rFonts w:eastAsia="Times New Roman"/>
          <w:color w:val="202124"/>
          <w:lang w:eastAsia="en-US"/>
        </w:rPr>
      </w:pPr>
      <w:r w:rsidRPr="00D01CD7">
        <w:rPr>
          <w:noProof/>
          <w:color w:val="000000"/>
          <w:lang w:val="en-IN"/>
        </w:rPr>
        <w:drawing>
          <wp:inline distT="0" distB="0" distL="0" distR="0" wp14:anchorId="7CE9FEF4" wp14:editId="56EE6F37">
            <wp:extent cx="5943600" cy="31184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18485"/>
                    </a:xfrm>
                    <a:prstGeom prst="rect">
                      <a:avLst/>
                    </a:prstGeom>
                  </pic:spPr>
                </pic:pic>
              </a:graphicData>
            </a:graphic>
          </wp:inline>
        </w:drawing>
      </w:r>
      <w:r>
        <w:rPr>
          <w:rFonts w:eastAsia="Times New Roman"/>
          <w:color w:val="202124"/>
          <w:lang w:eastAsia="en-US"/>
        </w:rPr>
        <w:t xml:space="preserve"> </w:t>
      </w:r>
    </w:p>
    <w:p w14:paraId="6057A9B5" w14:textId="1E167E84" w:rsidR="000E0E34" w:rsidRDefault="000E0E34" w:rsidP="00DA6E8E">
      <w:pPr>
        <w:shd w:val="clear" w:color="auto" w:fill="FFFFFF"/>
        <w:spacing w:line="240" w:lineRule="auto"/>
        <w:jc w:val="both"/>
        <w:rPr>
          <w:rFonts w:eastAsia="Times New Roman"/>
          <w:color w:val="202124"/>
          <w:lang w:eastAsia="en-US"/>
        </w:rPr>
      </w:pPr>
    </w:p>
    <w:p w14:paraId="600047CC" w14:textId="7AC94AF2" w:rsidR="000E0E34" w:rsidRDefault="000E0E34" w:rsidP="00DA6E8E">
      <w:pPr>
        <w:shd w:val="clear" w:color="auto" w:fill="FFFFFF"/>
        <w:spacing w:line="240" w:lineRule="auto"/>
        <w:jc w:val="both"/>
        <w:rPr>
          <w:noProof/>
          <w:color w:val="000000"/>
        </w:rPr>
      </w:pPr>
      <w:r>
        <w:rPr>
          <w:noProof/>
          <w:color w:val="000000"/>
          <w:lang w:val="en-IN"/>
        </w:rPr>
        <w:drawing>
          <wp:inline distT="0" distB="0" distL="0" distR="0" wp14:anchorId="174D13FD" wp14:editId="6F27689F">
            <wp:extent cx="5251450" cy="3545288"/>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a:extLst>
                        <a:ext uri="{28A0092B-C50C-407E-A947-70E740481C1C}">
                          <a14:useLocalDpi xmlns:a14="http://schemas.microsoft.com/office/drawing/2010/main" val="0"/>
                        </a:ext>
                      </a:extLst>
                    </a:blip>
                    <a:stretch>
                      <a:fillRect/>
                    </a:stretch>
                  </pic:blipFill>
                  <pic:spPr>
                    <a:xfrm>
                      <a:off x="0" y="0"/>
                      <a:ext cx="5268344" cy="3556693"/>
                    </a:xfrm>
                    <a:prstGeom prst="rect">
                      <a:avLst/>
                    </a:prstGeom>
                  </pic:spPr>
                </pic:pic>
              </a:graphicData>
            </a:graphic>
          </wp:inline>
        </w:drawing>
      </w:r>
    </w:p>
    <w:p w14:paraId="48A1DA5F" w14:textId="77777777" w:rsidR="00D01CD7" w:rsidRPr="00DA6E8E" w:rsidRDefault="00D01CD7" w:rsidP="00DA6E8E">
      <w:pPr>
        <w:shd w:val="clear" w:color="auto" w:fill="FFFFFF"/>
        <w:spacing w:line="240" w:lineRule="auto"/>
        <w:jc w:val="both"/>
        <w:rPr>
          <w:rFonts w:eastAsia="Times New Roman"/>
          <w:color w:val="202124"/>
          <w:lang w:eastAsia="en-US"/>
        </w:rPr>
      </w:pPr>
    </w:p>
    <w:p w14:paraId="47A170CF" w14:textId="1771A166" w:rsidR="002A34D8" w:rsidRDefault="002A34D8"/>
    <w:p w14:paraId="7D49849E" w14:textId="61F0BA9B" w:rsidR="002A34D8" w:rsidRDefault="000E0E34" w:rsidP="00DA6E8E">
      <w:pPr>
        <w:jc w:val="center"/>
      </w:pPr>
      <w:r>
        <w:rPr>
          <w:noProof/>
          <w:lang w:val="en-IN"/>
        </w:rPr>
        <w:drawing>
          <wp:inline distT="0" distB="0" distL="0" distR="0" wp14:anchorId="6B33B4FB" wp14:editId="0E55327E">
            <wp:extent cx="5943600" cy="47866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a:extLst>
                        <a:ext uri="{28A0092B-C50C-407E-A947-70E740481C1C}">
                          <a14:useLocalDpi xmlns:a14="http://schemas.microsoft.com/office/drawing/2010/main" val="0"/>
                        </a:ext>
                      </a:extLst>
                    </a:blip>
                    <a:stretch>
                      <a:fillRect/>
                    </a:stretch>
                  </pic:blipFill>
                  <pic:spPr>
                    <a:xfrm>
                      <a:off x="0" y="0"/>
                      <a:ext cx="5943600" cy="4786630"/>
                    </a:xfrm>
                    <a:prstGeom prst="rect">
                      <a:avLst/>
                    </a:prstGeom>
                  </pic:spPr>
                </pic:pic>
              </a:graphicData>
            </a:graphic>
          </wp:inline>
        </w:drawing>
      </w:r>
    </w:p>
    <w:p w14:paraId="086B98A0" w14:textId="22CAF902" w:rsidR="002A34D8" w:rsidRDefault="002A34D8"/>
    <w:p w14:paraId="6B69DF43" w14:textId="77777777" w:rsidR="008400A2" w:rsidRDefault="008400A2" w:rsidP="00DA6E8E">
      <w:pPr>
        <w:jc w:val="center"/>
        <w:rPr>
          <w:b/>
          <w:bCs/>
        </w:rPr>
      </w:pPr>
    </w:p>
    <w:p w14:paraId="0E1C6288" w14:textId="57A701B4" w:rsidR="00DA6E8E" w:rsidRDefault="00DA6E8E" w:rsidP="00DA6E8E">
      <w:pPr>
        <w:jc w:val="center"/>
        <w:rPr>
          <w:b/>
          <w:bCs/>
        </w:rPr>
      </w:pPr>
      <w:r w:rsidRPr="00DA6E8E">
        <w:rPr>
          <w:b/>
          <w:bCs/>
        </w:rPr>
        <w:t>Figure 3.2 – Ideation &amp; Brainstorming</w:t>
      </w:r>
    </w:p>
    <w:p w14:paraId="234164EB" w14:textId="77777777" w:rsidR="00644724" w:rsidRPr="00DA6E8E" w:rsidRDefault="00644724" w:rsidP="00DA6E8E">
      <w:pPr>
        <w:jc w:val="center"/>
        <w:rPr>
          <w:b/>
          <w:bCs/>
        </w:rPr>
      </w:pPr>
    </w:p>
    <w:p w14:paraId="670FB9E7" w14:textId="7F584DD9" w:rsidR="00CB43A4" w:rsidRPr="00644724" w:rsidRDefault="00DA6E8E" w:rsidP="00644724">
      <w:pPr>
        <w:pStyle w:val="Heading2"/>
        <w:rPr>
          <w:rFonts w:ascii="Arial" w:hAnsi="Arial" w:cs="Arial"/>
          <w:b/>
          <w:bCs/>
          <w:color w:val="auto"/>
          <w:sz w:val="28"/>
          <w:szCs w:val="28"/>
        </w:rPr>
      </w:pPr>
      <w:bookmarkStart w:id="53" w:name="_Toc119444590"/>
      <w:bookmarkStart w:id="54" w:name="_Toc119791182"/>
      <w:r w:rsidRPr="00DA6E8E">
        <w:rPr>
          <w:rFonts w:ascii="Arial" w:hAnsi="Arial" w:cs="Arial"/>
          <w:b/>
          <w:bCs/>
          <w:color w:val="auto"/>
          <w:sz w:val="28"/>
          <w:szCs w:val="28"/>
        </w:rPr>
        <w:t>3.3 Proposed Solution</w:t>
      </w:r>
      <w:bookmarkEnd w:id="53"/>
      <w:bookmarkEnd w:id="54"/>
    </w:p>
    <w:tbl>
      <w:tblPr>
        <w:tblStyle w:val="TableGrid"/>
        <w:tblW w:w="0" w:type="auto"/>
        <w:jc w:val="center"/>
        <w:tblLook w:val="04A0" w:firstRow="1" w:lastRow="0" w:firstColumn="1" w:lastColumn="0" w:noHBand="0" w:noVBand="1"/>
      </w:tblPr>
      <w:tblGrid>
        <w:gridCol w:w="1271"/>
        <w:gridCol w:w="2126"/>
        <w:gridCol w:w="5953"/>
      </w:tblGrid>
      <w:tr w:rsidR="00DA6E8E" w:rsidRPr="004806A5" w14:paraId="762C7380" w14:textId="77777777" w:rsidTr="0028374A">
        <w:trPr>
          <w:trHeight w:val="1042"/>
          <w:jc w:val="center"/>
        </w:trPr>
        <w:tc>
          <w:tcPr>
            <w:tcW w:w="1271" w:type="dxa"/>
            <w:vAlign w:val="center"/>
          </w:tcPr>
          <w:p w14:paraId="2F464EF8" w14:textId="3033BA65" w:rsidR="00DA6E8E" w:rsidRPr="005C51EA" w:rsidRDefault="00DA6E8E" w:rsidP="005C51EA">
            <w:pPr>
              <w:pStyle w:val="NormalWeb"/>
              <w:spacing w:before="0" w:beforeAutospacing="0" w:after="0" w:afterAutospacing="0"/>
              <w:jc w:val="center"/>
              <w:textAlignment w:val="baseline"/>
              <w:rPr>
                <w:rFonts w:ascii="Arial" w:hAnsi="Arial" w:cs="Arial"/>
                <w:b/>
                <w:bCs/>
                <w:color w:val="000000"/>
                <w:sz w:val="28"/>
                <w:szCs w:val="28"/>
              </w:rPr>
            </w:pPr>
            <w:r w:rsidRPr="005C51EA">
              <w:rPr>
                <w:rFonts w:ascii="Arial" w:hAnsi="Arial" w:cs="Arial"/>
                <w:b/>
                <w:bCs/>
                <w:sz w:val="28"/>
                <w:szCs w:val="28"/>
              </w:rPr>
              <w:t>S.No.</w:t>
            </w:r>
          </w:p>
        </w:tc>
        <w:tc>
          <w:tcPr>
            <w:tcW w:w="2126" w:type="dxa"/>
            <w:vAlign w:val="center"/>
          </w:tcPr>
          <w:p w14:paraId="3750512B" w14:textId="4B827FFE" w:rsidR="00DA6E8E" w:rsidRPr="005C51EA" w:rsidRDefault="00DA6E8E" w:rsidP="005C51EA">
            <w:pPr>
              <w:pStyle w:val="NormalWeb"/>
              <w:spacing w:before="0" w:beforeAutospacing="0" w:after="0" w:afterAutospacing="0"/>
              <w:jc w:val="center"/>
              <w:textAlignment w:val="baseline"/>
              <w:rPr>
                <w:rFonts w:ascii="Arial" w:hAnsi="Arial" w:cs="Arial"/>
                <w:b/>
                <w:bCs/>
                <w:color w:val="000000"/>
                <w:sz w:val="28"/>
                <w:szCs w:val="28"/>
              </w:rPr>
            </w:pPr>
            <w:r w:rsidRPr="005C51EA">
              <w:rPr>
                <w:rFonts w:ascii="Arial" w:hAnsi="Arial" w:cs="Arial"/>
                <w:b/>
                <w:bCs/>
                <w:sz w:val="28"/>
                <w:szCs w:val="28"/>
              </w:rPr>
              <w:t>Parameter</w:t>
            </w:r>
          </w:p>
        </w:tc>
        <w:tc>
          <w:tcPr>
            <w:tcW w:w="5953" w:type="dxa"/>
            <w:vAlign w:val="center"/>
          </w:tcPr>
          <w:p w14:paraId="1F46B222" w14:textId="77777777" w:rsidR="00DA6E8E" w:rsidRPr="005C51EA" w:rsidRDefault="00DA6E8E" w:rsidP="005C51EA">
            <w:pPr>
              <w:pStyle w:val="NormalWeb"/>
              <w:spacing w:before="0" w:beforeAutospacing="0" w:after="0" w:afterAutospacing="0"/>
              <w:jc w:val="center"/>
              <w:textAlignment w:val="baseline"/>
              <w:rPr>
                <w:rFonts w:ascii="Arial" w:hAnsi="Arial" w:cs="Arial"/>
                <w:b/>
                <w:bCs/>
                <w:color w:val="000000"/>
                <w:sz w:val="28"/>
                <w:szCs w:val="28"/>
              </w:rPr>
            </w:pPr>
            <w:r w:rsidRPr="005C51EA">
              <w:rPr>
                <w:rFonts w:ascii="Arial" w:hAnsi="Arial" w:cs="Arial"/>
                <w:b/>
                <w:bCs/>
                <w:sz w:val="28"/>
                <w:szCs w:val="28"/>
              </w:rPr>
              <w:t>Description</w:t>
            </w:r>
          </w:p>
        </w:tc>
      </w:tr>
      <w:tr w:rsidR="00DA6E8E" w:rsidRPr="004806A5" w14:paraId="2355223B" w14:textId="77777777" w:rsidTr="0028374A">
        <w:trPr>
          <w:jc w:val="center"/>
        </w:trPr>
        <w:tc>
          <w:tcPr>
            <w:tcW w:w="1271" w:type="dxa"/>
            <w:vAlign w:val="center"/>
          </w:tcPr>
          <w:p w14:paraId="2257FBB3" w14:textId="77777777" w:rsidR="00DA6E8E" w:rsidRPr="005C51EA" w:rsidRDefault="00DA6E8E" w:rsidP="005C51EA">
            <w:pPr>
              <w:pStyle w:val="NormalWeb"/>
              <w:spacing w:before="0" w:beforeAutospacing="0" w:after="0" w:afterAutospacing="0"/>
              <w:jc w:val="center"/>
              <w:textAlignment w:val="baseline"/>
              <w:rPr>
                <w:rFonts w:ascii="Arial" w:hAnsi="Arial" w:cs="Arial"/>
                <w:b/>
                <w:bCs/>
                <w:color w:val="000000"/>
                <w:sz w:val="28"/>
                <w:szCs w:val="28"/>
              </w:rPr>
            </w:pPr>
            <w:r w:rsidRPr="005C51EA">
              <w:rPr>
                <w:rFonts w:ascii="Arial" w:hAnsi="Arial" w:cs="Arial"/>
                <w:b/>
                <w:bCs/>
                <w:color w:val="000000"/>
                <w:sz w:val="28"/>
                <w:szCs w:val="28"/>
              </w:rPr>
              <w:t>1</w:t>
            </w:r>
          </w:p>
        </w:tc>
        <w:tc>
          <w:tcPr>
            <w:tcW w:w="2126" w:type="dxa"/>
            <w:vAlign w:val="center"/>
          </w:tcPr>
          <w:p w14:paraId="245FC1CB" w14:textId="77777777" w:rsidR="00DA6E8E" w:rsidRPr="005C51EA" w:rsidRDefault="00DA6E8E" w:rsidP="005C51EA">
            <w:pPr>
              <w:pStyle w:val="NormalWeb"/>
              <w:spacing w:before="0" w:beforeAutospacing="0" w:after="0" w:afterAutospacing="0"/>
              <w:jc w:val="center"/>
              <w:textAlignment w:val="baseline"/>
              <w:rPr>
                <w:rFonts w:ascii="Arial" w:hAnsi="Arial" w:cs="Arial"/>
                <w:b/>
                <w:bCs/>
                <w:color w:val="000000"/>
                <w:sz w:val="22"/>
                <w:szCs w:val="22"/>
              </w:rPr>
            </w:pPr>
            <w:r w:rsidRPr="005C51EA">
              <w:rPr>
                <w:rFonts w:ascii="Arial" w:hAnsi="Arial" w:cs="Arial"/>
                <w:b/>
                <w:bCs/>
                <w:sz w:val="22"/>
                <w:szCs w:val="22"/>
              </w:rPr>
              <w:t>Problem Statement (Problem to be solved)</w:t>
            </w:r>
          </w:p>
        </w:tc>
        <w:tc>
          <w:tcPr>
            <w:tcW w:w="5953" w:type="dxa"/>
            <w:vAlign w:val="center"/>
          </w:tcPr>
          <w:p w14:paraId="089A5254" w14:textId="5952DE72" w:rsidR="00DA6E8E" w:rsidRPr="002D1913" w:rsidRDefault="002D1913" w:rsidP="005C51EA">
            <w:pPr>
              <w:pStyle w:val="NormalWeb"/>
              <w:spacing w:before="0" w:beforeAutospacing="0" w:after="0" w:afterAutospacing="0"/>
              <w:jc w:val="both"/>
              <w:textAlignment w:val="baseline"/>
              <w:rPr>
                <w:rFonts w:ascii="Arial" w:hAnsi="Arial" w:cs="Arial"/>
                <w:color w:val="000000"/>
                <w:sz w:val="22"/>
                <w:szCs w:val="22"/>
              </w:rPr>
            </w:pPr>
            <w:r w:rsidRPr="002D1913">
              <w:rPr>
                <w:rFonts w:ascii="Arial" w:hAnsi="Arial" w:cs="Arial"/>
                <w:sz w:val="22"/>
                <w:szCs w:val="22"/>
              </w:rPr>
              <w:t>People working in the investment of crude oil needs an earlier crude oil price prediction system, which can help them to find the right time to buy crude oil so that they can increase profit from the purchase and reduce any substantial loss.</w:t>
            </w:r>
          </w:p>
        </w:tc>
      </w:tr>
      <w:tr w:rsidR="00DA6E8E" w:rsidRPr="004806A5" w14:paraId="6DF4AB2C" w14:textId="77777777" w:rsidTr="0028374A">
        <w:trPr>
          <w:jc w:val="center"/>
        </w:trPr>
        <w:tc>
          <w:tcPr>
            <w:tcW w:w="1271" w:type="dxa"/>
            <w:vAlign w:val="center"/>
          </w:tcPr>
          <w:p w14:paraId="140EF060" w14:textId="77777777" w:rsidR="00DA6E8E" w:rsidRPr="005C51EA" w:rsidRDefault="00DA6E8E" w:rsidP="005C51EA">
            <w:pPr>
              <w:pStyle w:val="NormalWeb"/>
              <w:spacing w:before="0" w:beforeAutospacing="0" w:after="0" w:afterAutospacing="0"/>
              <w:jc w:val="center"/>
              <w:textAlignment w:val="baseline"/>
              <w:rPr>
                <w:rFonts w:ascii="Arial" w:hAnsi="Arial" w:cs="Arial"/>
                <w:b/>
                <w:bCs/>
                <w:color w:val="000000"/>
                <w:sz w:val="28"/>
                <w:szCs w:val="28"/>
              </w:rPr>
            </w:pPr>
            <w:r w:rsidRPr="005C51EA">
              <w:rPr>
                <w:rFonts w:ascii="Arial" w:hAnsi="Arial" w:cs="Arial"/>
                <w:b/>
                <w:bCs/>
                <w:color w:val="000000"/>
                <w:sz w:val="28"/>
                <w:szCs w:val="28"/>
              </w:rPr>
              <w:t>2</w:t>
            </w:r>
          </w:p>
        </w:tc>
        <w:tc>
          <w:tcPr>
            <w:tcW w:w="2126" w:type="dxa"/>
            <w:vAlign w:val="center"/>
          </w:tcPr>
          <w:p w14:paraId="1C285C88" w14:textId="77777777" w:rsidR="00DA6E8E" w:rsidRPr="005C51EA" w:rsidRDefault="00DA6E8E" w:rsidP="005C51EA">
            <w:pPr>
              <w:pStyle w:val="NormalWeb"/>
              <w:spacing w:before="0" w:beforeAutospacing="0" w:after="0" w:afterAutospacing="0"/>
              <w:jc w:val="center"/>
              <w:textAlignment w:val="baseline"/>
              <w:rPr>
                <w:rFonts w:ascii="Arial" w:hAnsi="Arial" w:cs="Arial"/>
                <w:b/>
                <w:bCs/>
                <w:color w:val="000000"/>
                <w:sz w:val="22"/>
                <w:szCs w:val="22"/>
              </w:rPr>
            </w:pPr>
            <w:r w:rsidRPr="005C51EA">
              <w:rPr>
                <w:rFonts w:ascii="Arial" w:hAnsi="Arial" w:cs="Arial"/>
                <w:b/>
                <w:bCs/>
                <w:sz w:val="22"/>
                <w:szCs w:val="22"/>
              </w:rPr>
              <w:t>Idea / Solution description</w:t>
            </w:r>
          </w:p>
        </w:tc>
        <w:tc>
          <w:tcPr>
            <w:tcW w:w="5953" w:type="dxa"/>
            <w:vAlign w:val="center"/>
          </w:tcPr>
          <w:p w14:paraId="3766DFC4" w14:textId="1E62DD91" w:rsidR="00644724" w:rsidRPr="002D1913" w:rsidRDefault="002D1913" w:rsidP="005C51EA">
            <w:pPr>
              <w:pStyle w:val="NormalWeb"/>
              <w:spacing w:before="0" w:beforeAutospacing="0" w:after="0" w:afterAutospacing="0"/>
              <w:jc w:val="both"/>
              <w:textAlignment w:val="baseline"/>
              <w:rPr>
                <w:rFonts w:ascii="Arial" w:hAnsi="Arial" w:cs="Arial"/>
                <w:sz w:val="22"/>
                <w:szCs w:val="22"/>
              </w:rPr>
            </w:pPr>
            <w:r w:rsidRPr="002D1913">
              <w:rPr>
                <w:rFonts w:ascii="Arial" w:hAnsi="Arial" w:cs="Arial"/>
                <w:sz w:val="22"/>
                <w:szCs w:val="22"/>
              </w:rPr>
              <w:t>This solution uses, deep learning models for the prediction of crude oil price. The deep learning models that are used for time series prediction are used in this solution. Two such models are LSTM (Long Short-Term Memory) and GRU (Gated Recurrent Units). They can be used in combination to make the prediction.</w:t>
            </w:r>
          </w:p>
          <w:p w14:paraId="53E244F6" w14:textId="77777777" w:rsidR="00644724" w:rsidRPr="002D1913" w:rsidRDefault="00644724" w:rsidP="005C51EA">
            <w:pPr>
              <w:pStyle w:val="NormalWeb"/>
              <w:spacing w:before="0" w:beforeAutospacing="0" w:after="0" w:afterAutospacing="0"/>
              <w:jc w:val="both"/>
              <w:textAlignment w:val="baseline"/>
              <w:rPr>
                <w:rFonts w:ascii="Arial" w:hAnsi="Arial" w:cs="Arial"/>
                <w:sz w:val="22"/>
                <w:szCs w:val="22"/>
              </w:rPr>
            </w:pPr>
          </w:p>
          <w:p w14:paraId="53729616" w14:textId="0CFBEAAE" w:rsidR="00644724" w:rsidRPr="002D1913" w:rsidRDefault="00644724" w:rsidP="005C51EA">
            <w:pPr>
              <w:pStyle w:val="NormalWeb"/>
              <w:spacing w:before="0" w:beforeAutospacing="0" w:after="0" w:afterAutospacing="0"/>
              <w:jc w:val="both"/>
              <w:textAlignment w:val="baseline"/>
              <w:rPr>
                <w:rFonts w:ascii="Arial" w:hAnsi="Arial" w:cs="Arial"/>
                <w:sz w:val="22"/>
                <w:szCs w:val="22"/>
              </w:rPr>
            </w:pPr>
          </w:p>
        </w:tc>
      </w:tr>
      <w:tr w:rsidR="00DA6E8E" w:rsidRPr="004806A5" w14:paraId="39AB34C1" w14:textId="77777777" w:rsidTr="0028374A">
        <w:trPr>
          <w:jc w:val="center"/>
        </w:trPr>
        <w:tc>
          <w:tcPr>
            <w:tcW w:w="1271" w:type="dxa"/>
            <w:vAlign w:val="center"/>
          </w:tcPr>
          <w:p w14:paraId="5E57A760" w14:textId="77777777" w:rsidR="00DA6E8E" w:rsidRPr="005C51EA" w:rsidRDefault="00DA6E8E" w:rsidP="005C51EA">
            <w:pPr>
              <w:pStyle w:val="NormalWeb"/>
              <w:spacing w:before="0" w:beforeAutospacing="0" w:after="0" w:afterAutospacing="0"/>
              <w:jc w:val="center"/>
              <w:textAlignment w:val="baseline"/>
              <w:rPr>
                <w:rFonts w:ascii="Arial" w:hAnsi="Arial" w:cs="Arial"/>
                <w:b/>
                <w:bCs/>
                <w:color w:val="000000"/>
                <w:sz w:val="28"/>
                <w:szCs w:val="28"/>
              </w:rPr>
            </w:pPr>
            <w:r w:rsidRPr="005C51EA">
              <w:rPr>
                <w:rFonts w:ascii="Arial" w:hAnsi="Arial" w:cs="Arial"/>
                <w:b/>
                <w:bCs/>
                <w:color w:val="000000"/>
                <w:sz w:val="28"/>
                <w:szCs w:val="28"/>
              </w:rPr>
              <w:t>3</w:t>
            </w:r>
          </w:p>
        </w:tc>
        <w:tc>
          <w:tcPr>
            <w:tcW w:w="2126" w:type="dxa"/>
            <w:vAlign w:val="center"/>
          </w:tcPr>
          <w:p w14:paraId="63BCF965" w14:textId="77777777" w:rsidR="00DA6E8E" w:rsidRPr="005C51EA" w:rsidRDefault="00DA6E8E" w:rsidP="005C51EA">
            <w:pPr>
              <w:pStyle w:val="NormalWeb"/>
              <w:spacing w:before="0" w:beforeAutospacing="0" w:after="0" w:afterAutospacing="0"/>
              <w:jc w:val="center"/>
              <w:textAlignment w:val="baseline"/>
              <w:rPr>
                <w:rFonts w:ascii="Arial" w:hAnsi="Arial" w:cs="Arial"/>
                <w:b/>
                <w:bCs/>
                <w:color w:val="000000"/>
                <w:sz w:val="22"/>
                <w:szCs w:val="22"/>
              </w:rPr>
            </w:pPr>
            <w:r w:rsidRPr="005C51EA">
              <w:rPr>
                <w:rFonts w:ascii="Arial" w:hAnsi="Arial" w:cs="Arial"/>
                <w:b/>
                <w:bCs/>
                <w:sz w:val="22"/>
                <w:szCs w:val="22"/>
              </w:rPr>
              <w:t>Novelty / Uniqueness</w:t>
            </w:r>
          </w:p>
        </w:tc>
        <w:tc>
          <w:tcPr>
            <w:tcW w:w="5953" w:type="dxa"/>
            <w:vAlign w:val="center"/>
          </w:tcPr>
          <w:p w14:paraId="63B88AA1" w14:textId="0BCF8F9A" w:rsidR="00DA6E8E" w:rsidRPr="002D1913" w:rsidRDefault="002D1913" w:rsidP="005C51EA">
            <w:pPr>
              <w:pStyle w:val="NormalWeb"/>
              <w:spacing w:before="0" w:beforeAutospacing="0" w:after="0" w:afterAutospacing="0"/>
              <w:jc w:val="both"/>
              <w:textAlignment w:val="baseline"/>
              <w:rPr>
                <w:rFonts w:ascii="Arial" w:hAnsi="Arial" w:cs="Arial"/>
                <w:color w:val="000000"/>
                <w:sz w:val="22"/>
                <w:szCs w:val="22"/>
              </w:rPr>
            </w:pPr>
            <w:r w:rsidRPr="002D1913">
              <w:rPr>
                <w:rFonts w:ascii="Arial" w:hAnsi="Arial" w:cs="Arial"/>
                <w:sz w:val="22"/>
                <w:szCs w:val="22"/>
              </w:rPr>
              <w:t>The solution tries to combine the two best time series prediction models and predict the oil price with least error.</w:t>
            </w:r>
          </w:p>
        </w:tc>
      </w:tr>
      <w:tr w:rsidR="00DA6E8E" w:rsidRPr="004806A5" w14:paraId="12C15D71" w14:textId="77777777" w:rsidTr="0028374A">
        <w:trPr>
          <w:jc w:val="center"/>
        </w:trPr>
        <w:tc>
          <w:tcPr>
            <w:tcW w:w="1271" w:type="dxa"/>
            <w:vAlign w:val="center"/>
          </w:tcPr>
          <w:p w14:paraId="7813AA06" w14:textId="77777777" w:rsidR="00DA6E8E" w:rsidRPr="005C51EA" w:rsidRDefault="00DA6E8E" w:rsidP="005C51EA">
            <w:pPr>
              <w:pStyle w:val="NormalWeb"/>
              <w:spacing w:before="0" w:beforeAutospacing="0" w:after="0" w:afterAutospacing="0"/>
              <w:jc w:val="center"/>
              <w:textAlignment w:val="baseline"/>
              <w:rPr>
                <w:rFonts w:ascii="Arial" w:hAnsi="Arial" w:cs="Arial"/>
                <w:b/>
                <w:bCs/>
                <w:color w:val="000000"/>
                <w:sz w:val="28"/>
                <w:szCs w:val="28"/>
              </w:rPr>
            </w:pPr>
            <w:r w:rsidRPr="005C51EA">
              <w:rPr>
                <w:rFonts w:ascii="Arial" w:hAnsi="Arial" w:cs="Arial"/>
                <w:b/>
                <w:bCs/>
                <w:color w:val="000000"/>
                <w:sz w:val="28"/>
                <w:szCs w:val="28"/>
              </w:rPr>
              <w:t>4</w:t>
            </w:r>
          </w:p>
        </w:tc>
        <w:tc>
          <w:tcPr>
            <w:tcW w:w="2126" w:type="dxa"/>
            <w:vAlign w:val="center"/>
          </w:tcPr>
          <w:p w14:paraId="256EA72F" w14:textId="77777777" w:rsidR="00DA6E8E" w:rsidRPr="005C51EA" w:rsidRDefault="00DA6E8E" w:rsidP="005C51EA">
            <w:pPr>
              <w:pStyle w:val="NormalWeb"/>
              <w:spacing w:before="0" w:beforeAutospacing="0" w:after="0" w:afterAutospacing="0"/>
              <w:jc w:val="center"/>
              <w:textAlignment w:val="baseline"/>
              <w:rPr>
                <w:rFonts w:ascii="Arial" w:hAnsi="Arial" w:cs="Arial"/>
                <w:b/>
                <w:bCs/>
                <w:color w:val="000000"/>
                <w:sz w:val="22"/>
                <w:szCs w:val="22"/>
              </w:rPr>
            </w:pPr>
            <w:r w:rsidRPr="005C51EA">
              <w:rPr>
                <w:rFonts w:ascii="Arial" w:hAnsi="Arial" w:cs="Arial"/>
                <w:b/>
                <w:bCs/>
                <w:sz w:val="22"/>
                <w:szCs w:val="22"/>
              </w:rPr>
              <w:t>Social Impact / Customer Satisfaction</w:t>
            </w:r>
          </w:p>
        </w:tc>
        <w:tc>
          <w:tcPr>
            <w:tcW w:w="5953" w:type="dxa"/>
            <w:vAlign w:val="center"/>
          </w:tcPr>
          <w:p w14:paraId="21108B6B" w14:textId="5F48D68B" w:rsidR="00DA6E8E" w:rsidRPr="002D1913" w:rsidRDefault="002D1913" w:rsidP="005C51EA">
            <w:pPr>
              <w:pStyle w:val="NormalWeb"/>
              <w:spacing w:before="0" w:beforeAutospacing="0" w:after="0" w:afterAutospacing="0"/>
              <w:jc w:val="both"/>
              <w:textAlignment w:val="baseline"/>
              <w:rPr>
                <w:rFonts w:ascii="Arial" w:hAnsi="Arial" w:cs="Arial"/>
                <w:color w:val="000000"/>
                <w:sz w:val="22"/>
                <w:szCs w:val="22"/>
              </w:rPr>
            </w:pPr>
            <w:r w:rsidRPr="002D1913">
              <w:rPr>
                <w:rFonts w:ascii="Arial" w:hAnsi="Arial" w:cs="Arial"/>
                <w:sz w:val="22"/>
                <w:szCs w:val="22"/>
              </w:rPr>
              <w:t>This application will help people working in the area of investment to take better decision regarding investing on the crude oil. This will help them to predict days to buy and sell crude oil, as the prices are often variable. The customer satisfaction depends on the accuracy of the solution. The better the closeness of the predicted prices of the crude oil to the original prices, more useful this solution becomes.</w:t>
            </w:r>
          </w:p>
        </w:tc>
      </w:tr>
      <w:tr w:rsidR="00DA6E8E" w:rsidRPr="004806A5" w14:paraId="66755A40" w14:textId="77777777" w:rsidTr="0028374A">
        <w:trPr>
          <w:jc w:val="center"/>
        </w:trPr>
        <w:tc>
          <w:tcPr>
            <w:tcW w:w="1271" w:type="dxa"/>
            <w:vAlign w:val="center"/>
          </w:tcPr>
          <w:p w14:paraId="1F2A7C2A" w14:textId="77777777" w:rsidR="00DA6E8E" w:rsidRPr="005C51EA" w:rsidRDefault="00DA6E8E" w:rsidP="005C51EA">
            <w:pPr>
              <w:pStyle w:val="NormalWeb"/>
              <w:spacing w:before="0" w:beforeAutospacing="0" w:after="0" w:afterAutospacing="0"/>
              <w:jc w:val="center"/>
              <w:textAlignment w:val="baseline"/>
              <w:rPr>
                <w:rFonts w:ascii="Arial" w:hAnsi="Arial" w:cs="Arial"/>
                <w:b/>
                <w:bCs/>
                <w:color w:val="000000"/>
                <w:sz w:val="28"/>
                <w:szCs w:val="28"/>
              </w:rPr>
            </w:pPr>
            <w:r w:rsidRPr="005C51EA">
              <w:rPr>
                <w:rFonts w:ascii="Arial" w:hAnsi="Arial" w:cs="Arial"/>
                <w:b/>
                <w:bCs/>
                <w:color w:val="000000"/>
                <w:sz w:val="28"/>
                <w:szCs w:val="28"/>
              </w:rPr>
              <w:t>5</w:t>
            </w:r>
          </w:p>
        </w:tc>
        <w:tc>
          <w:tcPr>
            <w:tcW w:w="2126" w:type="dxa"/>
            <w:vAlign w:val="center"/>
          </w:tcPr>
          <w:p w14:paraId="3BEA0F01" w14:textId="77777777" w:rsidR="00DA6E8E" w:rsidRPr="005C51EA" w:rsidRDefault="00DA6E8E" w:rsidP="005C51EA">
            <w:pPr>
              <w:pStyle w:val="NormalWeb"/>
              <w:spacing w:before="0" w:beforeAutospacing="0" w:after="0" w:afterAutospacing="0"/>
              <w:jc w:val="center"/>
              <w:textAlignment w:val="baseline"/>
              <w:rPr>
                <w:rFonts w:ascii="Arial" w:hAnsi="Arial" w:cs="Arial"/>
                <w:b/>
                <w:bCs/>
                <w:color w:val="000000"/>
                <w:sz w:val="22"/>
                <w:szCs w:val="22"/>
              </w:rPr>
            </w:pPr>
            <w:r w:rsidRPr="005C51EA">
              <w:rPr>
                <w:rFonts w:ascii="Arial" w:hAnsi="Arial" w:cs="Arial"/>
                <w:b/>
                <w:bCs/>
                <w:sz w:val="22"/>
                <w:szCs w:val="22"/>
              </w:rPr>
              <w:t>Business Model (Revenue Model)</w:t>
            </w:r>
          </w:p>
        </w:tc>
        <w:tc>
          <w:tcPr>
            <w:tcW w:w="5953" w:type="dxa"/>
            <w:vAlign w:val="center"/>
          </w:tcPr>
          <w:p w14:paraId="1D4E7899" w14:textId="198707CA" w:rsidR="00DA6E8E" w:rsidRPr="002D1913" w:rsidRDefault="002D1913" w:rsidP="005C51EA">
            <w:pPr>
              <w:pStyle w:val="NormalWeb"/>
              <w:spacing w:before="0" w:beforeAutospacing="0" w:after="0" w:afterAutospacing="0"/>
              <w:jc w:val="both"/>
              <w:textAlignment w:val="baseline"/>
              <w:rPr>
                <w:rFonts w:ascii="Arial" w:hAnsi="Arial" w:cs="Arial"/>
                <w:color w:val="000000"/>
                <w:sz w:val="22"/>
                <w:szCs w:val="22"/>
              </w:rPr>
            </w:pPr>
            <w:r w:rsidRPr="002D1913">
              <w:rPr>
                <w:rFonts w:ascii="Arial" w:hAnsi="Arial" w:cs="Arial"/>
                <w:sz w:val="22"/>
                <w:szCs w:val="22"/>
              </w:rPr>
              <w:t>The revenue model can be implemented as pay per month use model. The user can pay for the service for a month. Or it can also be provided by a yearly subscription</w:t>
            </w:r>
          </w:p>
        </w:tc>
      </w:tr>
      <w:tr w:rsidR="00DA6E8E" w:rsidRPr="004806A5" w14:paraId="79B19D68" w14:textId="77777777" w:rsidTr="0028374A">
        <w:trPr>
          <w:jc w:val="center"/>
        </w:trPr>
        <w:tc>
          <w:tcPr>
            <w:tcW w:w="1271" w:type="dxa"/>
            <w:vAlign w:val="center"/>
          </w:tcPr>
          <w:p w14:paraId="3F142CD5" w14:textId="77777777" w:rsidR="00DA6E8E" w:rsidRPr="005C51EA" w:rsidRDefault="00DA6E8E" w:rsidP="005C51EA">
            <w:pPr>
              <w:pStyle w:val="NormalWeb"/>
              <w:spacing w:before="0" w:beforeAutospacing="0" w:after="0" w:afterAutospacing="0"/>
              <w:jc w:val="center"/>
              <w:textAlignment w:val="baseline"/>
              <w:rPr>
                <w:rFonts w:ascii="Arial" w:hAnsi="Arial" w:cs="Arial"/>
                <w:b/>
                <w:bCs/>
                <w:color w:val="000000"/>
                <w:sz w:val="28"/>
                <w:szCs w:val="28"/>
              </w:rPr>
            </w:pPr>
            <w:r w:rsidRPr="005C51EA">
              <w:rPr>
                <w:rFonts w:ascii="Arial" w:hAnsi="Arial" w:cs="Arial"/>
                <w:b/>
                <w:bCs/>
                <w:color w:val="000000"/>
                <w:sz w:val="28"/>
                <w:szCs w:val="28"/>
              </w:rPr>
              <w:t>6</w:t>
            </w:r>
          </w:p>
        </w:tc>
        <w:tc>
          <w:tcPr>
            <w:tcW w:w="2126" w:type="dxa"/>
            <w:vAlign w:val="center"/>
          </w:tcPr>
          <w:p w14:paraId="0408AA38" w14:textId="77777777" w:rsidR="00DA6E8E" w:rsidRPr="005C51EA" w:rsidRDefault="00DA6E8E" w:rsidP="005C51EA">
            <w:pPr>
              <w:pStyle w:val="NormalWeb"/>
              <w:spacing w:before="0" w:beforeAutospacing="0" w:after="0" w:afterAutospacing="0"/>
              <w:jc w:val="center"/>
              <w:textAlignment w:val="baseline"/>
              <w:rPr>
                <w:rFonts w:ascii="Arial" w:hAnsi="Arial" w:cs="Arial"/>
                <w:b/>
                <w:bCs/>
                <w:sz w:val="22"/>
                <w:szCs w:val="22"/>
              </w:rPr>
            </w:pPr>
            <w:r w:rsidRPr="005C51EA">
              <w:rPr>
                <w:rFonts w:ascii="Arial" w:hAnsi="Arial" w:cs="Arial"/>
                <w:b/>
                <w:bCs/>
                <w:sz w:val="22"/>
                <w:szCs w:val="22"/>
              </w:rPr>
              <w:t>Scalability of the Solution</w:t>
            </w:r>
          </w:p>
        </w:tc>
        <w:tc>
          <w:tcPr>
            <w:tcW w:w="5953" w:type="dxa"/>
            <w:vAlign w:val="center"/>
          </w:tcPr>
          <w:p w14:paraId="5B76DAB8" w14:textId="3655B9A0" w:rsidR="00DA6E8E" w:rsidRPr="002D1913" w:rsidRDefault="002D1913" w:rsidP="005C51EA">
            <w:pPr>
              <w:pStyle w:val="NormalWeb"/>
              <w:spacing w:before="0" w:beforeAutospacing="0" w:after="0" w:afterAutospacing="0"/>
              <w:jc w:val="both"/>
              <w:textAlignment w:val="baseline"/>
              <w:rPr>
                <w:rFonts w:ascii="Arial" w:hAnsi="Arial" w:cs="Arial"/>
                <w:sz w:val="22"/>
                <w:szCs w:val="22"/>
              </w:rPr>
            </w:pPr>
            <w:r w:rsidRPr="002D1913">
              <w:rPr>
                <w:rFonts w:ascii="Arial" w:hAnsi="Arial" w:cs="Arial"/>
                <w:sz w:val="22"/>
                <w:szCs w:val="22"/>
              </w:rPr>
              <w:t>The solution frontend pages are built modularly. More pages can be added as we require. In backend flask can orchestrate the different functions, so in the future new functions and related pages can be added to the solution.</w:t>
            </w:r>
          </w:p>
        </w:tc>
      </w:tr>
    </w:tbl>
    <w:p w14:paraId="5B301F5D" w14:textId="56D0AAAF" w:rsidR="00DA6E8E" w:rsidRDefault="00DA6E8E" w:rsidP="00DA6E8E"/>
    <w:p w14:paraId="1E30E2C1" w14:textId="5477BE29" w:rsidR="00293F8D" w:rsidRDefault="00293F8D" w:rsidP="00DA6E8E"/>
    <w:p w14:paraId="10C6FFA4" w14:textId="77777777" w:rsidR="00293F8D" w:rsidRPr="00DA6E8E" w:rsidRDefault="00293F8D" w:rsidP="00DA6E8E"/>
    <w:p w14:paraId="0F744906" w14:textId="77777777" w:rsidR="002D1913" w:rsidRDefault="002D1913" w:rsidP="00CB43A4">
      <w:pPr>
        <w:pStyle w:val="Heading2"/>
        <w:rPr>
          <w:rFonts w:ascii="Arial" w:hAnsi="Arial" w:cs="Arial"/>
          <w:b/>
          <w:bCs/>
          <w:color w:val="auto"/>
          <w:sz w:val="28"/>
          <w:szCs w:val="28"/>
        </w:rPr>
      </w:pPr>
      <w:bookmarkStart w:id="55" w:name="_Toc119444591"/>
    </w:p>
    <w:p w14:paraId="7BF14D57" w14:textId="4EE78041" w:rsidR="002A34D8" w:rsidRDefault="00CB43A4" w:rsidP="00CB43A4">
      <w:pPr>
        <w:pStyle w:val="Heading2"/>
        <w:rPr>
          <w:rFonts w:ascii="Arial" w:hAnsi="Arial" w:cs="Arial"/>
          <w:b/>
          <w:bCs/>
          <w:color w:val="auto"/>
          <w:sz w:val="28"/>
          <w:szCs w:val="28"/>
        </w:rPr>
      </w:pPr>
      <w:bookmarkStart w:id="56" w:name="_Toc119791183"/>
      <w:r w:rsidRPr="00CB43A4">
        <w:rPr>
          <w:rFonts w:ascii="Arial" w:hAnsi="Arial" w:cs="Arial"/>
          <w:b/>
          <w:bCs/>
          <w:color w:val="auto"/>
          <w:sz w:val="28"/>
          <w:szCs w:val="28"/>
        </w:rPr>
        <w:t>3.4 Problem Solution Fit</w:t>
      </w:r>
      <w:bookmarkEnd w:id="55"/>
      <w:bookmarkEnd w:id="56"/>
    </w:p>
    <w:p w14:paraId="457E565A" w14:textId="5CECFB23" w:rsidR="00CB43A4" w:rsidRDefault="00CB43A4" w:rsidP="005754F2">
      <w:pPr>
        <w:jc w:val="both"/>
      </w:pPr>
      <w:r>
        <w:t xml:space="preserve">The problem solution fit is the solution one has found to address the problem of the customer. Figure 3.4 depicts the solution fit for the </w:t>
      </w:r>
      <w:r w:rsidR="0027579B">
        <w:t>Crude oil Price Prediction System</w:t>
      </w:r>
      <w:r>
        <w:t>.</w:t>
      </w:r>
    </w:p>
    <w:p w14:paraId="1EA7DCEC" w14:textId="77777777" w:rsidR="00CB43A4" w:rsidRPr="00CB43A4" w:rsidRDefault="00CB43A4" w:rsidP="00CB43A4"/>
    <w:p w14:paraId="19D3495B" w14:textId="4E8E41BA" w:rsidR="00CB43A4" w:rsidRPr="00CB43A4" w:rsidRDefault="000E0E34" w:rsidP="00CB43A4">
      <w:r w:rsidRPr="000E0E34">
        <w:rPr>
          <w:noProof/>
          <w:lang w:val="en-IN"/>
        </w:rPr>
        <w:drawing>
          <wp:inline distT="0" distB="0" distL="0" distR="0" wp14:anchorId="427C5715" wp14:editId="03E2ABBF">
            <wp:extent cx="5943600" cy="31946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94685"/>
                    </a:xfrm>
                    <a:prstGeom prst="rect">
                      <a:avLst/>
                    </a:prstGeom>
                  </pic:spPr>
                </pic:pic>
              </a:graphicData>
            </a:graphic>
          </wp:inline>
        </w:drawing>
      </w:r>
    </w:p>
    <w:p w14:paraId="394B7C20" w14:textId="1FE597FE" w:rsidR="002A34D8" w:rsidRDefault="002A34D8"/>
    <w:p w14:paraId="46049FE0" w14:textId="1AC17F5A" w:rsidR="002A34D8" w:rsidRDefault="00CB43A4" w:rsidP="00CB43A4">
      <w:pPr>
        <w:jc w:val="center"/>
        <w:rPr>
          <w:b/>
          <w:bCs/>
        </w:rPr>
      </w:pPr>
      <w:r w:rsidRPr="00CB43A4">
        <w:rPr>
          <w:b/>
          <w:bCs/>
        </w:rPr>
        <w:t>Figure 3.4 – Problem Solution Fit</w:t>
      </w:r>
    </w:p>
    <w:p w14:paraId="0C3F5892" w14:textId="75358758" w:rsidR="00CB43A4" w:rsidRDefault="00CB43A4" w:rsidP="00CB43A4">
      <w:pPr>
        <w:jc w:val="center"/>
        <w:rPr>
          <w:b/>
          <w:bCs/>
        </w:rPr>
      </w:pPr>
    </w:p>
    <w:p w14:paraId="21961E8D" w14:textId="77777777" w:rsidR="00CB43A4" w:rsidRPr="00CB43A4" w:rsidRDefault="00CB43A4" w:rsidP="00CB43A4">
      <w:pPr>
        <w:jc w:val="center"/>
        <w:rPr>
          <w:b/>
          <w:bCs/>
        </w:rPr>
      </w:pPr>
    </w:p>
    <w:p w14:paraId="4165C7FC" w14:textId="2A0FEC14" w:rsidR="002A34D8" w:rsidRDefault="002A34D8"/>
    <w:p w14:paraId="4A6C93A8" w14:textId="77777777" w:rsidR="0028374A" w:rsidRDefault="0028374A" w:rsidP="002974EB">
      <w:pPr>
        <w:jc w:val="center"/>
        <w:rPr>
          <w:b/>
          <w:bCs/>
          <w:sz w:val="36"/>
          <w:szCs w:val="36"/>
        </w:rPr>
      </w:pPr>
    </w:p>
    <w:p w14:paraId="4156A5CA" w14:textId="03F4339C" w:rsidR="002974EB" w:rsidRPr="002974EB" w:rsidRDefault="002974EB" w:rsidP="002974EB">
      <w:pPr>
        <w:jc w:val="center"/>
        <w:rPr>
          <w:b/>
          <w:bCs/>
          <w:sz w:val="36"/>
          <w:szCs w:val="36"/>
        </w:rPr>
      </w:pPr>
      <w:r w:rsidRPr="002974EB">
        <w:rPr>
          <w:b/>
          <w:bCs/>
          <w:sz w:val="36"/>
          <w:szCs w:val="36"/>
        </w:rPr>
        <w:t>CHAPTER 4</w:t>
      </w:r>
    </w:p>
    <w:p w14:paraId="1154661D" w14:textId="318DC596" w:rsidR="002974EB" w:rsidRPr="005B4B16" w:rsidRDefault="002974EB" w:rsidP="005B4B16">
      <w:pPr>
        <w:pStyle w:val="Heading1"/>
        <w:jc w:val="center"/>
        <w:rPr>
          <w:b/>
          <w:bCs/>
          <w:sz w:val="36"/>
          <w:szCs w:val="36"/>
        </w:rPr>
      </w:pPr>
      <w:bookmarkStart w:id="57" w:name="_Toc119444592"/>
      <w:bookmarkStart w:id="58" w:name="_Toc119791184"/>
      <w:r w:rsidRPr="002974EB">
        <w:rPr>
          <w:b/>
          <w:bCs/>
          <w:sz w:val="36"/>
          <w:szCs w:val="36"/>
        </w:rPr>
        <w:t>REQUIREMENT ANALYSIS</w:t>
      </w:r>
      <w:bookmarkEnd w:id="57"/>
      <w:bookmarkEnd w:id="58"/>
    </w:p>
    <w:p w14:paraId="00758A47" w14:textId="090A85EF" w:rsidR="002974EB" w:rsidRDefault="002974EB" w:rsidP="002974EB">
      <w:pPr>
        <w:pStyle w:val="Heading2"/>
        <w:rPr>
          <w:rFonts w:ascii="Arial" w:hAnsi="Arial" w:cs="Arial"/>
          <w:b/>
          <w:bCs/>
          <w:color w:val="auto"/>
          <w:sz w:val="28"/>
          <w:szCs w:val="28"/>
        </w:rPr>
      </w:pPr>
      <w:bookmarkStart w:id="59" w:name="_Toc119444593"/>
      <w:bookmarkStart w:id="60" w:name="_Toc119791185"/>
      <w:r w:rsidRPr="002974EB">
        <w:rPr>
          <w:rFonts w:ascii="Arial" w:hAnsi="Arial" w:cs="Arial"/>
          <w:b/>
          <w:bCs/>
          <w:color w:val="auto"/>
          <w:sz w:val="28"/>
          <w:szCs w:val="28"/>
        </w:rPr>
        <w:t>4.1 Functional Requirements</w:t>
      </w:r>
      <w:bookmarkEnd w:id="59"/>
      <w:bookmarkEnd w:id="60"/>
    </w:p>
    <w:p w14:paraId="006F4D81" w14:textId="33021C96" w:rsidR="002974EB" w:rsidRDefault="002974EB" w:rsidP="002974EB">
      <w:pPr>
        <w:rPr>
          <w:rFonts w:ascii="Cambria" w:hAnsi="Cambria"/>
          <w:color w:val="000000"/>
          <w:sz w:val="20"/>
          <w:szCs w:val="20"/>
        </w:rPr>
      </w:pPr>
      <w:r>
        <w:rPr>
          <w:color w:val="000000"/>
        </w:rPr>
        <w:t>Table 4.1</w:t>
      </w:r>
      <w:r w:rsidRPr="002974EB">
        <w:rPr>
          <w:color w:val="000000"/>
        </w:rPr>
        <w:t xml:space="preserve"> are the functional requirements of the proposed solution</w:t>
      </w:r>
      <w:r>
        <w:rPr>
          <w:rFonts w:ascii="Cambria" w:hAnsi="Cambria"/>
          <w:color w:val="000000"/>
          <w:sz w:val="20"/>
          <w:szCs w:val="20"/>
        </w:rPr>
        <w:t>.</w:t>
      </w:r>
    </w:p>
    <w:tbl>
      <w:tblPr>
        <w:tblW w:w="9488" w:type="dxa"/>
        <w:tblCellMar>
          <w:top w:w="15" w:type="dxa"/>
          <w:left w:w="15" w:type="dxa"/>
          <w:bottom w:w="15" w:type="dxa"/>
          <w:right w:w="15" w:type="dxa"/>
        </w:tblCellMar>
        <w:tblLook w:val="04A0" w:firstRow="1" w:lastRow="0" w:firstColumn="1" w:lastColumn="0" w:noHBand="0" w:noVBand="1"/>
      </w:tblPr>
      <w:tblGrid>
        <w:gridCol w:w="1124"/>
        <w:gridCol w:w="2268"/>
        <w:gridCol w:w="6096"/>
      </w:tblGrid>
      <w:tr w:rsidR="002974EB" w:rsidRPr="00A3025C" w14:paraId="48E5FBE9" w14:textId="77777777" w:rsidTr="00EC03D5">
        <w:trPr>
          <w:trHeight w:val="16"/>
        </w:trPr>
        <w:tc>
          <w:tcPr>
            <w:tcW w:w="1124" w:type="dxa"/>
            <w:tcBorders>
              <w:top w:val="single" w:sz="8" w:space="0" w:color="000000"/>
              <w:left w:val="single" w:sz="8" w:space="0" w:color="000000"/>
              <w:bottom w:val="single" w:sz="8" w:space="0" w:color="000000"/>
              <w:right w:val="single" w:sz="8" w:space="0" w:color="000000"/>
            </w:tcBorders>
            <w:tcMar>
              <w:top w:w="100" w:type="dxa"/>
              <w:left w:w="140" w:type="dxa"/>
              <w:bottom w:w="100" w:type="dxa"/>
              <w:right w:w="120" w:type="dxa"/>
            </w:tcMar>
            <w:vAlign w:val="center"/>
            <w:hideMark/>
          </w:tcPr>
          <w:p w14:paraId="43363F58" w14:textId="77777777" w:rsidR="002974EB" w:rsidRPr="00A3025C" w:rsidRDefault="002974EB" w:rsidP="002974EB">
            <w:pPr>
              <w:spacing w:after="20" w:line="240" w:lineRule="auto"/>
              <w:ind w:left="-180"/>
              <w:jc w:val="center"/>
              <w:rPr>
                <w:rFonts w:eastAsia="Times New Roman"/>
                <w:lang w:val="en-US" w:eastAsia="en-US"/>
              </w:rPr>
            </w:pPr>
            <w:r w:rsidRPr="00A3025C">
              <w:rPr>
                <w:rFonts w:eastAsia="Times New Roman"/>
                <w:b/>
                <w:bCs/>
                <w:color w:val="000000"/>
                <w:lang w:val="en-US" w:eastAsia="en-US"/>
              </w:rPr>
              <w:t>FR</w:t>
            </w:r>
          </w:p>
          <w:p w14:paraId="1328D8F4" w14:textId="77777777" w:rsidR="002974EB" w:rsidRPr="00A3025C" w:rsidRDefault="002974EB" w:rsidP="002974EB">
            <w:pPr>
              <w:spacing w:line="240" w:lineRule="auto"/>
              <w:ind w:left="-180"/>
              <w:jc w:val="center"/>
              <w:rPr>
                <w:rFonts w:eastAsia="Times New Roman"/>
                <w:lang w:val="en-US" w:eastAsia="en-US"/>
              </w:rPr>
            </w:pPr>
            <w:r w:rsidRPr="00A3025C">
              <w:rPr>
                <w:rFonts w:eastAsia="Times New Roman"/>
                <w:b/>
                <w:bCs/>
                <w:color w:val="000000"/>
                <w:lang w:val="en-US" w:eastAsia="en-US"/>
              </w:rPr>
              <w:t>No.</w:t>
            </w:r>
          </w:p>
        </w:tc>
        <w:tc>
          <w:tcPr>
            <w:tcW w:w="2268" w:type="dxa"/>
            <w:tcBorders>
              <w:top w:val="single" w:sz="8" w:space="0" w:color="000000"/>
              <w:left w:val="single" w:sz="8" w:space="0" w:color="000000"/>
              <w:bottom w:val="single" w:sz="8" w:space="0" w:color="000000"/>
              <w:right w:val="single" w:sz="8" w:space="0" w:color="000000"/>
            </w:tcBorders>
            <w:tcMar>
              <w:top w:w="100" w:type="dxa"/>
              <w:left w:w="140" w:type="dxa"/>
              <w:bottom w:w="100" w:type="dxa"/>
              <w:right w:w="120" w:type="dxa"/>
            </w:tcMar>
            <w:vAlign w:val="center"/>
            <w:hideMark/>
          </w:tcPr>
          <w:p w14:paraId="2117D525" w14:textId="77777777" w:rsidR="002974EB" w:rsidRPr="00A3025C" w:rsidRDefault="002974EB" w:rsidP="002974EB">
            <w:pPr>
              <w:spacing w:after="20" w:line="240" w:lineRule="auto"/>
              <w:ind w:left="-180"/>
              <w:jc w:val="center"/>
              <w:rPr>
                <w:rFonts w:eastAsia="Times New Roman"/>
                <w:lang w:val="en-US" w:eastAsia="en-US"/>
              </w:rPr>
            </w:pPr>
            <w:r w:rsidRPr="00A3025C">
              <w:rPr>
                <w:rFonts w:eastAsia="Times New Roman"/>
                <w:b/>
                <w:bCs/>
                <w:color w:val="000000"/>
                <w:lang w:val="en-US" w:eastAsia="en-US"/>
              </w:rPr>
              <w:t>Functional</w:t>
            </w:r>
          </w:p>
          <w:p w14:paraId="2A58B161" w14:textId="77777777" w:rsidR="002974EB" w:rsidRPr="00A3025C" w:rsidRDefault="002974EB" w:rsidP="002974EB">
            <w:pPr>
              <w:spacing w:line="240" w:lineRule="auto"/>
              <w:ind w:left="-180"/>
              <w:jc w:val="center"/>
              <w:rPr>
                <w:rFonts w:eastAsia="Times New Roman"/>
                <w:lang w:val="en-US" w:eastAsia="en-US"/>
              </w:rPr>
            </w:pPr>
            <w:r w:rsidRPr="00A3025C">
              <w:rPr>
                <w:rFonts w:eastAsia="Times New Roman"/>
                <w:b/>
                <w:bCs/>
                <w:color w:val="000000"/>
                <w:lang w:val="en-US" w:eastAsia="en-US"/>
              </w:rPr>
              <w:t>Requirement (Epic)</w:t>
            </w:r>
          </w:p>
        </w:tc>
        <w:tc>
          <w:tcPr>
            <w:tcW w:w="6096" w:type="dxa"/>
            <w:tcBorders>
              <w:top w:val="single" w:sz="8" w:space="0" w:color="000000"/>
              <w:left w:val="single" w:sz="8" w:space="0" w:color="000000"/>
              <w:bottom w:val="single" w:sz="8" w:space="0" w:color="000000"/>
              <w:right w:val="single" w:sz="8" w:space="0" w:color="000000"/>
            </w:tcBorders>
            <w:tcMar>
              <w:top w:w="100" w:type="dxa"/>
              <w:left w:w="140" w:type="dxa"/>
              <w:bottom w:w="100" w:type="dxa"/>
              <w:right w:w="120" w:type="dxa"/>
            </w:tcMar>
            <w:vAlign w:val="center"/>
            <w:hideMark/>
          </w:tcPr>
          <w:p w14:paraId="27998DE9" w14:textId="77777777" w:rsidR="002974EB" w:rsidRPr="00A3025C" w:rsidRDefault="002974EB" w:rsidP="002974EB">
            <w:pPr>
              <w:spacing w:line="240" w:lineRule="auto"/>
              <w:ind w:left="-180"/>
              <w:jc w:val="center"/>
              <w:rPr>
                <w:rFonts w:eastAsia="Times New Roman"/>
                <w:lang w:val="en-US" w:eastAsia="en-US"/>
              </w:rPr>
            </w:pPr>
            <w:r w:rsidRPr="00A3025C">
              <w:rPr>
                <w:rFonts w:eastAsia="Times New Roman"/>
                <w:b/>
                <w:bCs/>
                <w:color w:val="000000"/>
                <w:lang w:val="en-US" w:eastAsia="en-US"/>
              </w:rPr>
              <w:t>Sub Requirement (Story / Sub-Task)</w:t>
            </w:r>
          </w:p>
        </w:tc>
      </w:tr>
      <w:tr w:rsidR="002974EB" w:rsidRPr="00A3025C" w14:paraId="2F637A2F" w14:textId="77777777" w:rsidTr="00EC03D5">
        <w:trPr>
          <w:trHeight w:val="153"/>
        </w:trPr>
        <w:tc>
          <w:tcPr>
            <w:tcW w:w="1124" w:type="dxa"/>
            <w:tcBorders>
              <w:top w:val="single" w:sz="8" w:space="0" w:color="000000"/>
              <w:left w:val="single" w:sz="8" w:space="0" w:color="000000"/>
              <w:bottom w:val="single" w:sz="8" w:space="0" w:color="000000"/>
              <w:right w:val="single" w:sz="8" w:space="0" w:color="000000"/>
            </w:tcBorders>
            <w:tcMar>
              <w:top w:w="100" w:type="dxa"/>
              <w:left w:w="140" w:type="dxa"/>
              <w:bottom w:w="100" w:type="dxa"/>
              <w:right w:w="120" w:type="dxa"/>
            </w:tcMar>
            <w:vAlign w:val="center"/>
            <w:hideMark/>
          </w:tcPr>
          <w:p w14:paraId="39FDF26F" w14:textId="77777777" w:rsidR="002974EB" w:rsidRPr="00A3025C" w:rsidRDefault="002974EB" w:rsidP="002974EB">
            <w:pPr>
              <w:spacing w:line="240" w:lineRule="auto"/>
              <w:ind w:left="-180"/>
              <w:jc w:val="center"/>
              <w:rPr>
                <w:rFonts w:eastAsia="Times New Roman"/>
                <w:lang w:val="en-US" w:eastAsia="en-US"/>
              </w:rPr>
            </w:pPr>
            <w:r w:rsidRPr="00A3025C">
              <w:rPr>
                <w:rFonts w:eastAsia="Times New Roman"/>
                <w:color w:val="000000"/>
                <w:lang w:val="en-US" w:eastAsia="en-US"/>
              </w:rPr>
              <w:t>FR-1</w:t>
            </w:r>
          </w:p>
        </w:tc>
        <w:tc>
          <w:tcPr>
            <w:tcW w:w="2268" w:type="dxa"/>
            <w:tcBorders>
              <w:top w:val="single" w:sz="8" w:space="0" w:color="000000"/>
              <w:left w:val="single" w:sz="8" w:space="0" w:color="000000"/>
              <w:bottom w:val="single" w:sz="8" w:space="0" w:color="000000"/>
              <w:right w:val="single" w:sz="8" w:space="0" w:color="000000"/>
            </w:tcBorders>
            <w:tcMar>
              <w:top w:w="100" w:type="dxa"/>
              <w:left w:w="140" w:type="dxa"/>
              <w:bottom w:w="100" w:type="dxa"/>
              <w:right w:w="120" w:type="dxa"/>
            </w:tcMar>
            <w:vAlign w:val="center"/>
            <w:hideMark/>
          </w:tcPr>
          <w:p w14:paraId="5E4A6F87" w14:textId="12472CB6" w:rsidR="002974EB" w:rsidRPr="00EC03D5" w:rsidRDefault="00EC03D5" w:rsidP="002974EB">
            <w:pPr>
              <w:spacing w:line="240" w:lineRule="auto"/>
              <w:ind w:left="-180"/>
              <w:jc w:val="center"/>
              <w:rPr>
                <w:rFonts w:eastAsia="Times New Roman"/>
                <w:b/>
                <w:bCs/>
                <w:lang w:val="en-US" w:eastAsia="en-US"/>
              </w:rPr>
            </w:pPr>
            <w:r w:rsidRPr="00EC03D5">
              <w:rPr>
                <w:b/>
                <w:bCs/>
              </w:rPr>
              <w:t>Graph</w:t>
            </w:r>
          </w:p>
        </w:tc>
        <w:tc>
          <w:tcPr>
            <w:tcW w:w="6096" w:type="dxa"/>
            <w:tcBorders>
              <w:top w:val="single" w:sz="8" w:space="0" w:color="000000"/>
              <w:left w:val="single" w:sz="8" w:space="0" w:color="000000"/>
              <w:bottom w:val="single" w:sz="8" w:space="0" w:color="000000"/>
              <w:right w:val="single" w:sz="8" w:space="0" w:color="000000"/>
            </w:tcBorders>
            <w:tcMar>
              <w:top w:w="100" w:type="dxa"/>
              <w:left w:w="140" w:type="dxa"/>
              <w:bottom w:w="100" w:type="dxa"/>
              <w:right w:w="120" w:type="dxa"/>
            </w:tcMar>
            <w:vAlign w:val="center"/>
            <w:hideMark/>
          </w:tcPr>
          <w:p w14:paraId="68A57AC3" w14:textId="7CCABEEB" w:rsidR="002974EB" w:rsidRPr="00A3025C" w:rsidRDefault="00EC03D5" w:rsidP="00EC03D5">
            <w:pPr>
              <w:spacing w:line="240" w:lineRule="auto"/>
              <w:ind w:left="-180"/>
              <w:jc w:val="center"/>
              <w:rPr>
                <w:rFonts w:eastAsia="Times New Roman"/>
                <w:lang w:val="en-US" w:eastAsia="en-US"/>
              </w:rPr>
            </w:pPr>
            <w:r>
              <w:t>Showing Graph by obtaining the data from the Excel sheet.</w:t>
            </w:r>
          </w:p>
        </w:tc>
      </w:tr>
      <w:tr w:rsidR="002974EB" w:rsidRPr="00A3025C" w14:paraId="790CF5A7" w14:textId="77777777" w:rsidTr="00EC03D5">
        <w:trPr>
          <w:trHeight w:val="272"/>
        </w:trPr>
        <w:tc>
          <w:tcPr>
            <w:tcW w:w="1124" w:type="dxa"/>
            <w:tcBorders>
              <w:top w:val="single" w:sz="8" w:space="0" w:color="000000"/>
              <w:left w:val="single" w:sz="8" w:space="0" w:color="000000"/>
              <w:bottom w:val="single" w:sz="8" w:space="0" w:color="000000"/>
              <w:right w:val="single" w:sz="8" w:space="0" w:color="000000"/>
            </w:tcBorders>
            <w:tcMar>
              <w:top w:w="100" w:type="dxa"/>
              <w:left w:w="140" w:type="dxa"/>
              <w:bottom w:w="100" w:type="dxa"/>
              <w:right w:w="120" w:type="dxa"/>
            </w:tcMar>
            <w:vAlign w:val="center"/>
            <w:hideMark/>
          </w:tcPr>
          <w:p w14:paraId="165333C5" w14:textId="77777777" w:rsidR="002974EB" w:rsidRPr="00A3025C" w:rsidRDefault="002974EB" w:rsidP="002974EB">
            <w:pPr>
              <w:spacing w:line="240" w:lineRule="auto"/>
              <w:ind w:left="-180"/>
              <w:jc w:val="center"/>
              <w:rPr>
                <w:rFonts w:eastAsia="Times New Roman"/>
                <w:lang w:val="en-US" w:eastAsia="en-US"/>
              </w:rPr>
            </w:pPr>
            <w:r w:rsidRPr="00A3025C">
              <w:rPr>
                <w:rFonts w:eastAsia="Times New Roman"/>
                <w:color w:val="000000"/>
                <w:lang w:val="en-US" w:eastAsia="en-US"/>
              </w:rPr>
              <w:t>FR-2</w:t>
            </w:r>
          </w:p>
        </w:tc>
        <w:tc>
          <w:tcPr>
            <w:tcW w:w="2268" w:type="dxa"/>
            <w:tcBorders>
              <w:top w:val="single" w:sz="8" w:space="0" w:color="000000"/>
              <w:left w:val="single" w:sz="8" w:space="0" w:color="000000"/>
              <w:bottom w:val="single" w:sz="8" w:space="0" w:color="000000"/>
              <w:right w:val="single" w:sz="8" w:space="0" w:color="000000"/>
            </w:tcBorders>
            <w:tcMar>
              <w:top w:w="100" w:type="dxa"/>
              <w:left w:w="140" w:type="dxa"/>
              <w:bottom w:w="100" w:type="dxa"/>
              <w:right w:w="120" w:type="dxa"/>
            </w:tcMar>
            <w:vAlign w:val="center"/>
            <w:hideMark/>
          </w:tcPr>
          <w:p w14:paraId="10F5C61D" w14:textId="0D968470" w:rsidR="002974EB" w:rsidRPr="00EC03D5" w:rsidRDefault="00EC03D5" w:rsidP="002974EB">
            <w:pPr>
              <w:spacing w:line="240" w:lineRule="auto"/>
              <w:ind w:left="-180"/>
              <w:jc w:val="center"/>
              <w:rPr>
                <w:rFonts w:eastAsia="Times New Roman"/>
                <w:b/>
                <w:bCs/>
                <w:lang w:val="en-US" w:eastAsia="en-US"/>
              </w:rPr>
            </w:pPr>
            <w:r w:rsidRPr="00EC03D5">
              <w:rPr>
                <w:b/>
                <w:bCs/>
              </w:rPr>
              <w:t>News</w:t>
            </w:r>
          </w:p>
        </w:tc>
        <w:tc>
          <w:tcPr>
            <w:tcW w:w="6096" w:type="dxa"/>
            <w:tcBorders>
              <w:top w:val="single" w:sz="8" w:space="0" w:color="000000"/>
              <w:left w:val="single" w:sz="8" w:space="0" w:color="000000"/>
              <w:bottom w:val="single" w:sz="8" w:space="0" w:color="000000"/>
              <w:right w:val="single" w:sz="8" w:space="0" w:color="000000"/>
            </w:tcBorders>
            <w:tcMar>
              <w:top w:w="100" w:type="dxa"/>
              <w:left w:w="140" w:type="dxa"/>
              <w:bottom w:w="100" w:type="dxa"/>
              <w:right w:w="120" w:type="dxa"/>
            </w:tcMar>
            <w:vAlign w:val="center"/>
            <w:hideMark/>
          </w:tcPr>
          <w:p w14:paraId="3FBE0D31" w14:textId="4D870394" w:rsidR="002974EB" w:rsidRPr="00A3025C" w:rsidRDefault="00EC03D5" w:rsidP="00EC03D5">
            <w:pPr>
              <w:spacing w:line="240" w:lineRule="auto"/>
              <w:jc w:val="center"/>
              <w:rPr>
                <w:rFonts w:eastAsia="Times New Roman"/>
                <w:lang w:val="en-US" w:eastAsia="en-US"/>
              </w:rPr>
            </w:pPr>
            <w:r>
              <w:rPr>
                <w:rFonts w:eastAsia="Times New Roman"/>
                <w:lang w:val="en-US" w:eastAsia="en-US"/>
              </w:rPr>
              <w:t>Information of all oil prices will be updated by the admin</w:t>
            </w:r>
          </w:p>
        </w:tc>
      </w:tr>
      <w:tr w:rsidR="002974EB" w:rsidRPr="00A3025C" w14:paraId="6969FB38" w14:textId="77777777" w:rsidTr="00EC03D5">
        <w:trPr>
          <w:trHeight w:val="52"/>
        </w:trPr>
        <w:tc>
          <w:tcPr>
            <w:tcW w:w="1124" w:type="dxa"/>
            <w:tcBorders>
              <w:top w:val="single" w:sz="8" w:space="0" w:color="000000"/>
              <w:left w:val="single" w:sz="8" w:space="0" w:color="000000"/>
              <w:bottom w:val="single" w:sz="8" w:space="0" w:color="000000"/>
              <w:right w:val="single" w:sz="8" w:space="0" w:color="000000"/>
            </w:tcBorders>
            <w:tcMar>
              <w:top w:w="100" w:type="dxa"/>
              <w:left w:w="140" w:type="dxa"/>
              <w:bottom w:w="100" w:type="dxa"/>
              <w:right w:w="120" w:type="dxa"/>
            </w:tcMar>
            <w:vAlign w:val="center"/>
            <w:hideMark/>
          </w:tcPr>
          <w:p w14:paraId="0138F43E" w14:textId="77777777" w:rsidR="002974EB" w:rsidRPr="00A3025C" w:rsidRDefault="002974EB" w:rsidP="002974EB">
            <w:pPr>
              <w:spacing w:line="240" w:lineRule="auto"/>
              <w:ind w:left="-180"/>
              <w:jc w:val="center"/>
              <w:rPr>
                <w:rFonts w:eastAsia="Times New Roman"/>
                <w:lang w:val="en-US" w:eastAsia="en-US"/>
              </w:rPr>
            </w:pPr>
            <w:r w:rsidRPr="00A3025C">
              <w:rPr>
                <w:rFonts w:eastAsia="Times New Roman"/>
                <w:color w:val="000000"/>
                <w:lang w:val="en-US" w:eastAsia="en-US"/>
              </w:rPr>
              <w:t>FR-3</w:t>
            </w:r>
          </w:p>
        </w:tc>
        <w:tc>
          <w:tcPr>
            <w:tcW w:w="2268" w:type="dxa"/>
            <w:tcBorders>
              <w:top w:val="single" w:sz="8" w:space="0" w:color="000000"/>
              <w:left w:val="single" w:sz="8" w:space="0" w:color="000000"/>
              <w:bottom w:val="single" w:sz="8" w:space="0" w:color="000000"/>
              <w:right w:val="single" w:sz="8" w:space="0" w:color="000000"/>
            </w:tcBorders>
            <w:tcMar>
              <w:top w:w="100" w:type="dxa"/>
              <w:left w:w="140" w:type="dxa"/>
              <w:bottom w:w="100" w:type="dxa"/>
              <w:right w:w="120" w:type="dxa"/>
            </w:tcMar>
            <w:vAlign w:val="center"/>
            <w:hideMark/>
          </w:tcPr>
          <w:p w14:paraId="00FEA9A5" w14:textId="195DB192" w:rsidR="002974EB" w:rsidRPr="00EC03D5" w:rsidRDefault="00EC03D5" w:rsidP="002974EB">
            <w:pPr>
              <w:spacing w:line="240" w:lineRule="auto"/>
              <w:ind w:left="-180"/>
              <w:jc w:val="center"/>
              <w:rPr>
                <w:rFonts w:eastAsia="Times New Roman"/>
                <w:b/>
                <w:bCs/>
                <w:lang w:val="en-US" w:eastAsia="en-US"/>
              </w:rPr>
            </w:pPr>
            <w:r w:rsidRPr="00EC03D5">
              <w:rPr>
                <w:b/>
                <w:bCs/>
              </w:rPr>
              <w:t>Database</w:t>
            </w:r>
          </w:p>
        </w:tc>
        <w:tc>
          <w:tcPr>
            <w:tcW w:w="6096" w:type="dxa"/>
            <w:tcBorders>
              <w:top w:val="single" w:sz="8" w:space="0" w:color="000000"/>
              <w:left w:val="single" w:sz="8" w:space="0" w:color="000000"/>
              <w:bottom w:val="single" w:sz="8" w:space="0" w:color="000000"/>
              <w:right w:val="single" w:sz="8" w:space="0" w:color="000000"/>
            </w:tcBorders>
            <w:tcMar>
              <w:top w:w="100" w:type="dxa"/>
              <w:left w:w="140" w:type="dxa"/>
              <w:bottom w:w="100" w:type="dxa"/>
              <w:right w:w="120" w:type="dxa"/>
            </w:tcMar>
            <w:vAlign w:val="center"/>
            <w:hideMark/>
          </w:tcPr>
          <w:p w14:paraId="44BEDE7B" w14:textId="09CAD7F5" w:rsidR="002974EB" w:rsidRPr="00A3025C" w:rsidRDefault="00EC03D5" w:rsidP="00EC03D5">
            <w:pPr>
              <w:spacing w:line="240" w:lineRule="auto"/>
              <w:ind w:left="-180"/>
              <w:jc w:val="center"/>
              <w:rPr>
                <w:rFonts w:eastAsia="Times New Roman"/>
                <w:lang w:val="en-US" w:eastAsia="en-US"/>
              </w:rPr>
            </w:pPr>
            <w:r>
              <w:t>Information of the crude oil price will be updated stored in excel sheet</w:t>
            </w:r>
          </w:p>
        </w:tc>
      </w:tr>
    </w:tbl>
    <w:p w14:paraId="40F9606A" w14:textId="730F863F" w:rsidR="002974EB" w:rsidRPr="00A3025C" w:rsidRDefault="002974EB" w:rsidP="002974EB"/>
    <w:p w14:paraId="154CB7E8" w14:textId="6B0A1DED" w:rsidR="002974EB" w:rsidRPr="00A3025C" w:rsidRDefault="002974EB" w:rsidP="002974EB">
      <w:pPr>
        <w:jc w:val="center"/>
        <w:rPr>
          <w:b/>
          <w:bCs/>
        </w:rPr>
      </w:pPr>
      <w:r w:rsidRPr="00A3025C">
        <w:rPr>
          <w:b/>
          <w:bCs/>
        </w:rPr>
        <w:t>Table 4.1 – Functional Requirements</w:t>
      </w:r>
    </w:p>
    <w:p w14:paraId="7E2AEA88" w14:textId="77777777" w:rsidR="002974EB" w:rsidRPr="00A3025C" w:rsidRDefault="002974EB" w:rsidP="002974EB">
      <w:pPr>
        <w:jc w:val="center"/>
        <w:rPr>
          <w:b/>
          <w:bCs/>
        </w:rPr>
      </w:pPr>
    </w:p>
    <w:p w14:paraId="3810F25D" w14:textId="5869E959" w:rsidR="002974EB" w:rsidRPr="00A3025C" w:rsidRDefault="002974EB" w:rsidP="002974EB">
      <w:pPr>
        <w:pStyle w:val="Heading2"/>
        <w:rPr>
          <w:rFonts w:ascii="Arial" w:hAnsi="Arial" w:cs="Arial"/>
          <w:b/>
          <w:bCs/>
          <w:color w:val="auto"/>
          <w:sz w:val="22"/>
          <w:szCs w:val="22"/>
        </w:rPr>
      </w:pPr>
      <w:bookmarkStart w:id="61" w:name="_Toc119444594"/>
      <w:bookmarkStart w:id="62" w:name="_Toc119791186"/>
      <w:r w:rsidRPr="00A3025C">
        <w:rPr>
          <w:rFonts w:ascii="Arial" w:hAnsi="Arial" w:cs="Arial"/>
          <w:b/>
          <w:bCs/>
          <w:color w:val="auto"/>
          <w:sz w:val="22"/>
          <w:szCs w:val="22"/>
        </w:rPr>
        <w:t>4.2 Non-Functional Requirements</w:t>
      </w:r>
      <w:bookmarkEnd w:id="61"/>
      <w:bookmarkEnd w:id="62"/>
    </w:p>
    <w:tbl>
      <w:tblPr>
        <w:tblW w:w="9913" w:type="dxa"/>
        <w:tblCellMar>
          <w:top w:w="15" w:type="dxa"/>
          <w:left w:w="15" w:type="dxa"/>
          <w:bottom w:w="15" w:type="dxa"/>
          <w:right w:w="15" w:type="dxa"/>
        </w:tblCellMar>
        <w:tblLook w:val="04A0" w:firstRow="1" w:lastRow="0" w:firstColumn="1" w:lastColumn="0" w:noHBand="0" w:noVBand="1"/>
      </w:tblPr>
      <w:tblGrid>
        <w:gridCol w:w="1105"/>
        <w:gridCol w:w="1862"/>
        <w:gridCol w:w="6946"/>
      </w:tblGrid>
      <w:tr w:rsidR="002974EB" w:rsidRPr="00A3025C" w14:paraId="6771B2AF" w14:textId="77777777" w:rsidTr="005754F2">
        <w:trPr>
          <w:trHeight w:val="172"/>
        </w:trPr>
        <w:tc>
          <w:tcPr>
            <w:tcW w:w="1105"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60" w:type="dxa"/>
            </w:tcMar>
            <w:hideMark/>
          </w:tcPr>
          <w:p w14:paraId="4C02C41D" w14:textId="77777777" w:rsidR="002974EB" w:rsidRPr="00A3025C" w:rsidRDefault="002974EB" w:rsidP="002974EB">
            <w:pPr>
              <w:spacing w:line="240" w:lineRule="auto"/>
              <w:ind w:left="-20" w:right="-40"/>
              <w:jc w:val="center"/>
              <w:rPr>
                <w:rFonts w:eastAsia="Times New Roman"/>
                <w:lang w:val="en-US" w:eastAsia="en-US"/>
              </w:rPr>
            </w:pPr>
            <w:r w:rsidRPr="00A3025C">
              <w:rPr>
                <w:rFonts w:eastAsia="Times New Roman"/>
                <w:b/>
                <w:bCs/>
                <w:color w:val="000000"/>
                <w:lang w:val="en-US" w:eastAsia="en-US"/>
              </w:rPr>
              <w:t>FR No.</w:t>
            </w:r>
          </w:p>
        </w:tc>
        <w:tc>
          <w:tcPr>
            <w:tcW w:w="1862"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60" w:type="dxa"/>
            </w:tcMar>
            <w:hideMark/>
          </w:tcPr>
          <w:p w14:paraId="212A5D29" w14:textId="77777777" w:rsidR="002974EB" w:rsidRPr="00A3025C" w:rsidRDefault="002974EB" w:rsidP="002974EB">
            <w:pPr>
              <w:spacing w:after="20" w:line="240" w:lineRule="auto"/>
              <w:ind w:left="-20" w:right="-40"/>
              <w:jc w:val="center"/>
              <w:rPr>
                <w:rFonts w:eastAsia="Times New Roman"/>
                <w:lang w:val="en-US" w:eastAsia="en-US"/>
              </w:rPr>
            </w:pPr>
            <w:r w:rsidRPr="00A3025C">
              <w:rPr>
                <w:rFonts w:eastAsia="Times New Roman"/>
                <w:b/>
                <w:bCs/>
                <w:color w:val="000000"/>
                <w:lang w:val="en-US" w:eastAsia="en-US"/>
              </w:rPr>
              <w:t>Non-Functional</w:t>
            </w:r>
          </w:p>
          <w:p w14:paraId="7144B274" w14:textId="77777777" w:rsidR="002974EB" w:rsidRPr="00A3025C" w:rsidRDefault="002974EB" w:rsidP="002974EB">
            <w:pPr>
              <w:spacing w:line="240" w:lineRule="auto"/>
              <w:ind w:left="-20" w:right="-40"/>
              <w:jc w:val="center"/>
              <w:rPr>
                <w:rFonts w:eastAsia="Times New Roman"/>
                <w:lang w:val="en-US" w:eastAsia="en-US"/>
              </w:rPr>
            </w:pPr>
            <w:r w:rsidRPr="00A3025C">
              <w:rPr>
                <w:rFonts w:eastAsia="Times New Roman"/>
                <w:b/>
                <w:bCs/>
                <w:color w:val="000000"/>
                <w:lang w:val="en-US" w:eastAsia="en-US"/>
              </w:rPr>
              <w:t>Requirement</w:t>
            </w:r>
          </w:p>
        </w:tc>
        <w:tc>
          <w:tcPr>
            <w:tcW w:w="6946"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60" w:type="dxa"/>
            </w:tcMar>
            <w:hideMark/>
          </w:tcPr>
          <w:p w14:paraId="737EEDB2" w14:textId="77777777" w:rsidR="002974EB" w:rsidRPr="00A3025C" w:rsidRDefault="002974EB" w:rsidP="002974EB">
            <w:pPr>
              <w:spacing w:line="240" w:lineRule="auto"/>
              <w:ind w:left="-40" w:right="-40"/>
              <w:jc w:val="center"/>
              <w:rPr>
                <w:rFonts w:eastAsia="Times New Roman"/>
                <w:lang w:val="en-US" w:eastAsia="en-US"/>
              </w:rPr>
            </w:pPr>
            <w:r w:rsidRPr="00A3025C">
              <w:rPr>
                <w:rFonts w:eastAsia="Times New Roman"/>
                <w:b/>
                <w:bCs/>
                <w:color w:val="000000"/>
                <w:lang w:val="en-US" w:eastAsia="en-US"/>
              </w:rPr>
              <w:t>Description</w:t>
            </w:r>
          </w:p>
        </w:tc>
      </w:tr>
      <w:tr w:rsidR="002974EB" w:rsidRPr="00A3025C" w14:paraId="38081CAE" w14:textId="77777777" w:rsidTr="005754F2">
        <w:trPr>
          <w:trHeight w:val="355"/>
        </w:trPr>
        <w:tc>
          <w:tcPr>
            <w:tcW w:w="1105"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60" w:type="dxa"/>
            </w:tcMar>
            <w:hideMark/>
          </w:tcPr>
          <w:p w14:paraId="0FE0C882" w14:textId="77777777" w:rsidR="002974EB" w:rsidRPr="00A3025C" w:rsidRDefault="002974EB" w:rsidP="002974EB">
            <w:pPr>
              <w:spacing w:line="240" w:lineRule="auto"/>
              <w:ind w:left="-20" w:right="-40"/>
              <w:jc w:val="center"/>
              <w:rPr>
                <w:rFonts w:eastAsia="Times New Roman"/>
                <w:lang w:val="en-US" w:eastAsia="en-US"/>
              </w:rPr>
            </w:pPr>
            <w:r w:rsidRPr="00A3025C">
              <w:rPr>
                <w:rFonts w:eastAsia="Times New Roman"/>
                <w:color w:val="000000"/>
                <w:lang w:val="en-US" w:eastAsia="en-US"/>
              </w:rPr>
              <w:t>NFR-1</w:t>
            </w:r>
          </w:p>
        </w:tc>
        <w:tc>
          <w:tcPr>
            <w:tcW w:w="1862"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60" w:type="dxa"/>
            </w:tcMar>
            <w:hideMark/>
          </w:tcPr>
          <w:p w14:paraId="3D78CA0A" w14:textId="77777777" w:rsidR="002974EB" w:rsidRPr="00A3025C" w:rsidRDefault="002974EB" w:rsidP="002974EB">
            <w:pPr>
              <w:spacing w:line="240" w:lineRule="auto"/>
              <w:ind w:left="-20" w:right="-40"/>
              <w:jc w:val="center"/>
              <w:rPr>
                <w:rFonts w:eastAsia="Times New Roman"/>
                <w:lang w:val="en-US" w:eastAsia="en-US"/>
              </w:rPr>
            </w:pPr>
            <w:r w:rsidRPr="00A3025C">
              <w:rPr>
                <w:rFonts w:eastAsia="Times New Roman"/>
                <w:b/>
                <w:bCs/>
                <w:color w:val="000000"/>
                <w:lang w:val="en-US" w:eastAsia="en-US"/>
              </w:rPr>
              <w:t>Usability</w:t>
            </w:r>
          </w:p>
        </w:tc>
        <w:tc>
          <w:tcPr>
            <w:tcW w:w="6946"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60" w:type="dxa"/>
            </w:tcMar>
            <w:hideMark/>
          </w:tcPr>
          <w:p w14:paraId="5DEBBEEB" w14:textId="6BF2B786" w:rsidR="002974EB" w:rsidRPr="00A3025C" w:rsidRDefault="00EC03D5" w:rsidP="00EC03D5">
            <w:pPr>
              <w:spacing w:line="240" w:lineRule="auto"/>
              <w:ind w:left="-40" w:right="-40"/>
              <w:rPr>
                <w:rFonts w:eastAsia="Times New Roman"/>
                <w:lang w:val="en-US" w:eastAsia="en-US"/>
              </w:rPr>
            </w:pPr>
            <w:r>
              <w:t>It can use by wide variety of client as it is very simple to learn and not complex to proceed.</w:t>
            </w:r>
          </w:p>
        </w:tc>
      </w:tr>
      <w:tr w:rsidR="002974EB" w:rsidRPr="00A3025C" w14:paraId="15E365B9" w14:textId="77777777" w:rsidTr="005754F2">
        <w:trPr>
          <w:trHeight w:val="238"/>
        </w:trPr>
        <w:tc>
          <w:tcPr>
            <w:tcW w:w="1105"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60" w:type="dxa"/>
            </w:tcMar>
            <w:hideMark/>
          </w:tcPr>
          <w:p w14:paraId="2A411ADA" w14:textId="77777777" w:rsidR="002974EB" w:rsidRPr="00A3025C" w:rsidRDefault="002974EB" w:rsidP="002974EB">
            <w:pPr>
              <w:spacing w:line="240" w:lineRule="auto"/>
              <w:ind w:left="-20" w:right="-40"/>
              <w:jc w:val="center"/>
              <w:rPr>
                <w:rFonts w:eastAsia="Times New Roman"/>
                <w:lang w:val="en-US" w:eastAsia="en-US"/>
              </w:rPr>
            </w:pPr>
            <w:r w:rsidRPr="00A3025C">
              <w:rPr>
                <w:rFonts w:eastAsia="Times New Roman"/>
                <w:color w:val="000000"/>
                <w:lang w:val="en-US" w:eastAsia="en-US"/>
              </w:rPr>
              <w:t>NFR-2</w:t>
            </w:r>
          </w:p>
        </w:tc>
        <w:tc>
          <w:tcPr>
            <w:tcW w:w="1862"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60" w:type="dxa"/>
            </w:tcMar>
            <w:hideMark/>
          </w:tcPr>
          <w:p w14:paraId="1EAFD64B" w14:textId="77777777" w:rsidR="002974EB" w:rsidRPr="00A3025C" w:rsidRDefault="002974EB" w:rsidP="002974EB">
            <w:pPr>
              <w:spacing w:line="240" w:lineRule="auto"/>
              <w:ind w:left="-20" w:right="-40"/>
              <w:jc w:val="center"/>
              <w:rPr>
                <w:rFonts w:eastAsia="Times New Roman"/>
                <w:lang w:val="en-US" w:eastAsia="en-US"/>
              </w:rPr>
            </w:pPr>
            <w:r w:rsidRPr="00A3025C">
              <w:rPr>
                <w:rFonts w:eastAsia="Times New Roman"/>
                <w:b/>
                <w:bCs/>
                <w:color w:val="000000"/>
                <w:lang w:val="en-US" w:eastAsia="en-US"/>
              </w:rPr>
              <w:t>Security</w:t>
            </w:r>
          </w:p>
        </w:tc>
        <w:tc>
          <w:tcPr>
            <w:tcW w:w="6946"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60" w:type="dxa"/>
            </w:tcMar>
            <w:hideMark/>
          </w:tcPr>
          <w:p w14:paraId="5ABCBE75" w14:textId="1DF7A296" w:rsidR="002974EB" w:rsidRPr="00A3025C" w:rsidRDefault="00EC03D5" w:rsidP="00EC03D5">
            <w:pPr>
              <w:spacing w:line="240" w:lineRule="auto"/>
              <w:ind w:left="-40" w:right="-40"/>
              <w:rPr>
                <w:rFonts w:eastAsia="Times New Roman"/>
                <w:lang w:val="en-US" w:eastAsia="en-US"/>
              </w:rPr>
            </w:pPr>
            <w:r>
              <w:t>The information will be hashed so that it will be very secure to use.</w:t>
            </w:r>
          </w:p>
        </w:tc>
      </w:tr>
      <w:tr w:rsidR="002974EB" w:rsidRPr="00A3025C" w14:paraId="0CFA74A1" w14:textId="77777777" w:rsidTr="005754F2">
        <w:trPr>
          <w:trHeight w:val="16"/>
        </w:trPr>
        <w:tc>
          <w:tcPr>
            <w:tcW w:w="1105"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60" w:type="dxa"/>
            </w:tcMar>
            <w:hideMark/>
          </w:tcPr>
          <w:p w14:paraId="4FC22E2B" w14:textId="77777777" w:rsidR="002974EB" w:rsidRPr="00A3025C" w:rsidRDefault="002974EB" w:rsidP="002974EB">
            <w:pPr>
              <w:spacing w:line="240" w:lineRule="auto"/>
              <w:ind w:left="-20" w:right="-40"/>
              <w:jc w:val="center"/>
              <w:rPr>
                <w:rFonts w:eastAsia="Times New Roman"/>
                <w:lang w:val="en-US" w:eastAsia="en-US"/>
              </w:rPr>
            </w:pPr>
            <w:r w:rsidRPr="00A3025C">
              <w:rPr>
                <w:rFonts w:eastAsia="Times New Roman"/>
                <w:color w:val="000000"/>
                <w:lang w:val="en-US" w:eastAsia="en-US"/>
              </w:rPr>
              <w:t>NFR-3</w:t>
            </w:r>
          </w:p>
        </w:tc>
        <w:tc>
          <w:tcPr>
            <w:tcW w:w="1862"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60" w:type="dxa"/>
            </w:tcMar>
            <w:hideMark/>
          </w:tcPr>
          <w:p w14:paraId="6771F7CB" w14:textId="77777777" w:rsidR="002974EB" w:rsidRPr="00A3025C" w:rsidRDefault="002974EB" w:rsidP="002974EB">
            <w:pPr>
              <w:spacing w:line="240" w:lineRule="auto"/>
              <w:ind w:left="-20" w:right="-40"/>
              <w:jc w:val="center"/>
              <w:rPr>
                <w:rFonts w:eastAsia="Times New Roman"/>
                <w:lang w:val="en-US" w:eastAsia="en-US"/>
              </w:rPr>
            </w:pPr>
            <w:r w:rsidRPr="00A3025C">
              <w:rPr>
                <w:rFonts w:eastAsia="Times New Roman"/>
                <w:b/>
                <w:bCs/>
                <w:color w:val="000000"/>
                <w:lang w:val="en-US" w:eastAsia="en-US"/>
              </w:rPr>
              <w:t>Reliability</w:t>
            </w:r>
          </w:p>
        </w:tc>
        <w:tc>
          <w:tcPr>
            <w:tcW w:w="6946"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60" w:type="dxa"/>
            </w:tcMar>
            <w:hideMark/>
          </w:tcPr>
          <w:p w14:paraId="1A3C0E3A" w14:textId="0AFDBEC0" w:rsidR="002974EB" w:rsidRPr="00A3025C" w:rsidRDefault="00EC03D5" w:rsidP="00EC03D5">
            <w:pPr>
              <w:spacing w:line="240" w:lineRule="auto"/>
              <w:ind w:left="-40" w:right="580"/>
              <w:rPr>
                <w:rFonts w:eastAsia="Times New Roman"/>
                <w:lang w:val="en-US" w:eastAsia="en-US"/>
              </w:rPr>
            </w:pPr>
            <w:r>
              <w:t>It will be reliable that it can update with very time period so that the accuracy will be good.</w:t>
            </w:r>
          </w:p>
        </w:tc>
      </w:tr>
      <w:tr w:rsidR="002974EB" w:rsidRPr="00A3025C" w14:paraId="2C03F896" w14:textId="77777777" w:rsidTr="005754F2">
        <w:trPr>
          <w:trHeight w:val="16"/>
        </w:trPr>
        <w:tc>
          <w:tcPr>
            <w:tcW w:w="1105"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60" w:type="dxa"/>
            </w:tcMar>
            <w:hideMark/>
          </w:tcPr>
          <w:p w14:paraId="7F5908BF" w14:textId="77777777" w:rsidR="002974EB" w:rsidRPr="00A3025C" w:rsidRDefault="002974EB" w:rsidP="002974EB">
            <w:pPr>
              <w:spacing w:line="240" w:lineRule="auto"/>
              <w:ind w:left="-20" w:right="-40"/>
              <w:jc w:val="center"/>
              <w:rPr>
                <w:rFonts w:eastAsia="Times New Roman"/>
                <w:lang w:val="en-US" w:eastAsia="en-US"/>
              </w:rPr>
            </w:pPr>
            <w:r w:rsidRPr="00A3025C">
              <w:rPr>
                <w:rFonts w:eastAsia="Times New Roman"/>
                <w:color w:val="000000"/>
                <w:lang w:val="en-US" w:eastAsia="en-US"/>
              </w:rPr>
              <w:t>NFR-4</w:t>
            </w:r>
          </w:p>
        </w:tc>
        <w:tc>
          <w:tcPr>
            <w:tcW w:w="1862"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60" w:type="dxa"/>
            </w:tcMar>
            <w:hideMark/>
          </w:tcPr>
          <w:p w14:paraId="15B17370" w14:textId="77777777" w:rsidR="002974EB" w:rsidRPr="00A3025C" w:rsidRDefault="002974EB" w:rsidP="002974EB">
            <w:pPr>
              <w:spacing w:line="240" w:lineRule="auto"/>
              <w:ind w:left="-20" w:right="-40"/>
              <w:jc w:val="center"/>
              <w:rPr>
                <w:rFonts w:eastAsia="Times New Roman"/>
                <w:lang w:val="en-US" w:eastAsia="en-US"/>
              </w:rPr>
            </w:pPr>
            <w:r w:rsidRPr="00A3025C">
              <w:rPr>
                <w:rFonts w:eastAsia="Times New Roman"/>
                <w:b/>
                <w:bCs/>
                <w:color w:val="000000"/>
                <w:lang w:val="en-US" w:eastAsia="en-US"/>
              </w:rPr>
              <w:t>Performance</w:t>
            </w:r>
          </w:p>
        </w:tc>
        <w:tc>
          <w:tcPr>
            <w:tcW w:w="6946"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60" w:type="dxa"/>
            </w:tcMar>
            <w:hideMark/>
          </w:tcPr>
          <w:p w14:paraId="53A64077" w14:textId="4473C7E1" w:rsidR="002974EB" w:rsidRPr="00A3025C" w:rsidRDefault="00EC03D5" w:rsidP="00EC03D5">
            <w:pPr>
              <w:spacing w:line="240" w:lineRule="auto"/>
              <w:ind w:left="-40" w:right="-40"/>
              <w:rPr>
                <w:rFonts w:eastAsia="Times New Roman"/>
                <w:lang w:val="en-US" w:eastAsia="en-US"/>
              </w:rPr>
            </w:pPr>
            <w:r>
              <w:t>It will be performed fast and secure even at the lower bandwidth.</w:t>
            </w:r>
          </w:p>
        </w:tc>
      </w:tr>
      <w:tr w:rsidR="002974EB" w:rsidRPr="00A3025C" w14:paraId="7B88B1C9" w14:textId="77777777" w:rsidTr="00EC03D5">
        <w:trPr>
          <w:trHeight w:val="273"/>
        </w:trPr>
        <w:tc>
          <w:tcPr>
            <w:tcW w:w="1105"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60" w:type="dxa"/>
            </w:tcMar>
            <w:hideMark/>
          </w:tcPr>
          <w:p w14:paraId="2F6466CA" w14:textId="77777777" w:rsidR="002974EB" w:rsidRPr="00A3025C" w:rsidRDefault="002974EB" w:rsidP="002974EB">
            <w:pPr>
              <w:spacing w:line="240" w:lineRule="auto"/>
              <w:ind w:left="-20" w:right="-40"/>
              <w:jc w:val="center"/>
              <w:rPr>
                <w:rFonts w:eastAsia="Times New Roman"/>
                <w:lang w:val="en-US" w:eastAsia="en-US"/>
              </w:rPr>
            </w:pPr>
            <w:r w:rsidRPr="00A3025C">
              <w:rPr>
                <w:rFonts w:eastAsia="Times New Roman"/>
                <w:color w:val="000000"/>
                <w:lang w:val="en-US" w:eastAsia="en-US"/>
              </w:rPr>
              <w:t>NFR-5</w:t>
            </w:r>
          </w:p>
        </w:tc>
        <w:tc>
          <w:tcPr>
            <w:tcW w:w="1862"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60" w:type="dxa"/>
            </w:tcMar>
            <w:hideMark/>
          </w:tcPr>
          <w:p w14:paraId="39C8141F" w14:textId="77777777" w:rsidR="002974EB" w:rsidRPr="00A3025C" w:rsidRDefault="002974EB" w:rsidP="002974EB">
            <w:pPr>
              <w:spacing w:line="240" w:lineRule="auto"/>
              <w:ind w:left="-20" w:right="-40"/>
              <w:jc w:val="center"/>
              <w:rPr>
                <w:rFonts w:eastAsia="Times New Roman"/>
                <w:lang w:val="en-US" w:eastAsia="en-US"/>
              </w:rPr>
            </w:pPr>
            <w:r w:rsidRPr="00A3025C">
              <w:rPr>
                <w:rFonts w:eastAsia="Times New Roman"/>
                <w:b/>
                <w:bCs/>
                <w:color w:val="000000"/>
                <w:lang w:val="en-US" w:eastAsia="en-US"/>
              </w:rPr>
              <w:t>Availability</w:t>
            </w:r>
          </w:p>
        </w:tc>
        <w:tc>
          <w:tcPr>
            <w:tcW w:w="6946"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60" w:type="dxa"/>
            </w:tcMar>
            <w:hideMark/>
          </w:tcPr>
          <w:p w14:paraId="09C59242" w14:textId="06421B5C" w:rsidR="002974EB" w:rsidRPr="00A3025C" w:rsidRDefault="00EC03D5" w:rsidP="00EC03D5">
            <w:pPr>
              <w:spacing w:line="240" w:lineRule="auto"/>
              <w:ind w:left="-40" w:right="-40"/>
              <w:rPr>
                <w:rFonts w:eastAsia="Times New Roman"/>
                <w:lang w:val="en-US" w:eastAsia="en-US"/>
              </w:rPr>
            </w:pPr>
            <w:r>
              <w:t>Prediction will be available for every user.</w:t>
            </w:r>
          </w:p>
        </w:tc>
      </w:tr>
      <w:tr w:rsidR="002974EB" w:rsidRPr="00A3025C" w14:paraId="614D30D7" w14:textId="77777777" w:rsidTr="00EC03D5">
        <w:trPr>
          <w:trHeight w:val="401"/>
        </w:trPr>
        <w:tc>
          <w:tcPr>
            <w:tcW w:w="1105"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60" w:type="dxa"/>
            </w:tcMar>
            <w:hideMark/>
          </w:tcPr>
          <w:p w14:paraId="4619549F" w14:textId="6F79E48E" w:rsidR="002974EB" w:rsidRPr="00A3025C" w:rsidRDefault="00EC03D5" w:rsidP="002974EB">
            <w:pPr>
              <w:spacing w:line="240" w:lineRule="auto"/>
              <w:ind w:left="-180"/>
              <w:jc w:val="center"/>
              <w:rPr>
                <w:rFonts w:eastAsia="Times New Roman"/>
                <w:lang w:val="en-US" w:eastAsia="en-US"/>
              </w:rPr>
            </w:pPr>
            <w:r>
              <w:rPr>
                <w:rFonts w:eastAsia="Times New Roman"/>
                <w:color w:val="000000"/>
                <w:lang w:val="en-US" w:eastAsia="en-US"/>
              </w:rPr>
              <w:t xml:space="preserve">   </w:t>
            </w:r>
            <w:r w:rsidR="002974EB" w:rsidRPr="00A3025C">
              <w:rPr>
                <w:rFonts w:eastAsia="Times New Roman"/>
                <w:color w:val="000000"/>
                <w:lang w:val="en-US" w:eastAsia="en-US"/>
              </w:rPr>
              <w:t>NFR-6</w:t>
            </w:r>
          </w:p>
        </w:tc>
        <w:tc>
          <w:tcPr>
            <w:tcW w:w="1862"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60" w:type="dxa"/>
            </w:tcMar>
            <w:hideMark/>
          </w:tcPr>
          <w:p w14:paraId="54D0211E" w14:textId="77777777" w:rsidR="002974EB" w:rsidRPr="00A3025C" w:rsidRDefault="002974EB" w:rsidP="002974EB">
            <w:pPr>
              <w:spacing w:line="240" w:lineRule="auto"/>
              <w:ind w:left="-180"/>
              <w:jc w:val="center"/>
              <w:rPr>
                <w:rFonts w:eastAsia="Times New Roman"/>
                <w:lang w:val="en-US" w:eastAsia="en-US"/>
              </w:rPr>
            </w:pPr>
            <w:r w:rsidRPr="00A3025C">
              <w:rPr>
                <w:rFonts w:eastAsia="Times New Roman"/>
                <w:b/>
                <w:bCs/>
                <w:color w:val="191919"/>
                <w:lang w:val="en-US" w:eastAsia="en-US"/>
              </w:rPr>
              <w:t>Scalability</w:t>
            </w:r>
          </w:p>
        </w:tc>
        <w:tc>
          <w:tcPr>
            <w:tcW w:w="6946"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60" w:type="dxa"/>
            </w:tcMar>
            <w:hideMark/>
          </w:tcPr>
          <w:p w14:paraId="4F934F11" w14:textId="28C7D742" w:rsidR="002974EB" w:rsidRPr="00A3025C" w:rsidRDefault="00EC03D5" w:rsidP="00EC03D5">
            <w:pPr>
              <w:spacing w:line="240" w:lineRule="auto"/>
              <w:rPr>
                <w:rFonts w:eastAsia="Times New Roman"/>
                <w:lang w:val="en-US" w:eastAsia="en-US"/>
              </w:rPr>
            </w:pPr>
            <w:r>
              <w:t>we are going to use data in excel so it will be easily scalable.</w:t>
            </w:r>
          </w:p>
        </w:tc>
      </w:tr>
    </w:tbl>
    <w:p w14:paraId="03E47058" w14:textId="223E792F" w:rsidR="002974EB" w:rsidRPr="00A3025C" w:rsidRDefault="002974EB" w:rsidP="002974EB"/>
    <w:p w14:paraId="51BBBE1D" w14:textId="5F0D67F9" w:rsidR="002974EB" w:rsidRPr="00A3025C" w:rsidRDefault="002974EB" w:rsidP="002974EB">
      <w:pPr>
        <w:jc w:val="center"/>
        <w:rPr>
          <w:b/>
          <w:bCs/>
        </w:rPr>
      </w:pPr>
      <w:r w:rsidRPr="00A3025C">
        <w:rPr>
          <w:b/>
          <w:bCs/>
        </w:rPr>
        <w:t>Table 4.2 – Non-Functional Requirements</w:t>
      </w:r>
    </w:p>
    <w:p w14:paraId="205AA688" w14:textId="5A485EAF" w:rsidR="002974EB" w:rsidRDefault="002974EB" w:rsidP="002974EB">
      <w:pPr>
        <w:jc w:val="center"/>
        <w:rPr>
          <w:b/>
          <w:bCs/>
        </w:rPr>
      </w:pPr>
    </w:p>
    <w:p w14:paraId="3C15656A" w14:textId="77777777" w:rsidR="00B50134" w:rsidRDefault="00B50134" w:rsidP="00925DBA">
      <w:pPr>
        <w:rPr>
          <w:b/>
          <w:bCs/>
        </w:rPr>
      </w:pPr>
    </w:p>
    <w:p w14:paraId="43B619BE" w14:textId="77777777" w:rsidR="00A3025C" w:rsidRDefault="00A3025C" w:rsidP="00C5415B">
      <w:pPr>
        <w:jc w:val="center"/>
        <w:rPr>
          <w:b/>
          <w:bCs/>
          <w:sz w:val="36"/>
          <w:szCs w:val="36"/>
        </w:rPr>
      </w:pPr>
    </w:p>
    <w:p w14:paraId="0541A99B" w14:textId="77777777" w:rsidR="00EC03D5" w:rsidRDefault="00EC03D5" w:rsidP="00EC03D5">
      <w:pPr>
        <w:jc w:val="center"/>
        <w:rPr>
          <w:b/>
          <w:bCs/>
          <w:sz w:val="36"/>
          <w:szCs w:val="36"/>
        </w:rPr>
      </w:pPr>
    </w:p>
    <w:p w14:paraId="7D7F3D46" w14:textId="77777777" w:rsidR="00EC03D5" w:rsidRDefault="00EC03D5" w:rsidP="00EC03D5">
      <w:pPr>
        <w:jc w:val="center"/>
        <w:rPr>
          <w:b/>
          <w:bCs/>
          <w:sz w:val="36"/>
          <w:szCs w:val="36"/>
        </w:rPr>
      </w:pPr>
    </w:p>
    <w:p w14:paraId="5E7454D8" w14:textId="155EABE1" w:rsidR="00C5415B" w:rsidRDefault="00E86169" w:rsidP="00EC03D5">
      <w:pPr>
        <w:jc w:val="center"/>
        <w:rPr>
          <w:b/>
          <w:bCs/>
          <w:sz w:val="36"/>
          <w:szCs w:val="36"/>
        </w:rPr>
      </w:pPr>
      <w:r w:rsidRPr="00C5415B">
        <w:rPr>
          <w:b/>
          <w:bCs/>
          <w:sz w:val="36"/>
          <w:szCs w:val="36"/>
        </w:rPr>
        <w:t>CHAPTER 5</w:t>
      </w:r>
    </w:p>
    <w:p w14:paraId="2C0B802A" w14:textId="1FDB5F61" w:rsidR="00C5415B" w:rsidRPr="00554CB8" w:rsidRDefault="00C5415B" w:rsidP="00554CB8">
      <w:pPr>
        <w:pStyle w:val="Heading1"/>
        <w:jc w:val="center"/>
        <w:rPr>
          <w:b/>
          <w:bCs/>
          <w:sz w:val="36"/>
          <w:szCs w:val="36"/>
        </w:rPr>
      </w:pPr>
      <w:bookmarkStart w:id="63" w:name="_Toc119444595"/>
      <w:bookmarkStart w:id="64" w:name="_Toc119791187"/>
      <w:r>
        <w:rPr>
          <w:b/>
          <w:bCs/>
          <w:sz w:val="36"/>
          <w:szCs w:val="36"/>
        </w:rPr>
        <w:t>PROJECT DESIGN</w:t>
      </w:r>
      <w:bookmarkEnd w:id="63"/>
      <w:bookmarkEnd w:id="64"/>
    </w:p>
    <w:p w14:paraId="5B919BAD" w14:textId="7650FA52" w:rsidR="00C5415B" w:rsidRDefault="00C5415B" w:rsidP="00C5415B">
      <w:pPr>
        <w:pStyle w:val="Heading2"/>
        <w:rPr>
          <w:rFonts w:ascii="Arial" w:hAnsi="Arial" w:cs="Arial"/>
          <w:b/>
          <w:bCs/>
          <w:color w:val="auto"/>
          <w:sz w:val="28"/>
          <w:szCs w:val="28"/>
        </w:rPr>
      </w:pPr>
      <w:bookmarkStart w:id="65" w:name="_Toc119444596"/>
      <w:bookmarkStart w:id="66" w:name="_Toc119791188"/>
      <w:r w:rsidRPr="00C5415B">
        <w:rPr>
          <w:rFonts w:ascii="Arial" w:hAnsi="Arial" w:cs="Arial"/>
          <w:b/>
          <w:bCs/>
          <w:color w:val="auto"/>
          <w:sz w:val="28"/>
          <w:szCs w:val="28"/>
        </w:rPr>
        <w:t>5.1 Dataflow Diagram</w:t>
      </w:r>
      <w:bookmarkEnd w:id="65"/>
      <w:bookmarkEnd w:id="66"/>
    </w:p>
    <w:p w14:paraId="524DD48B" w14:textId="02EBDE5D" w:rsidR="00C5415B" w:rsidRDefault="00C5415B" w:rsidP="005754F2">
      <w:pPr>
        <w:jc w:val="both"/>
        <w:rPr>
          <w:color w:val="000000"/>
        </w:rPr>
      </w:pPr>
      <w:r w:rsidRPr="00C5415B">
        <w:rPr>
          <w:color w:val="000000"/>
        </w:rPr>
        <w:t>A Data Flow Diagram (DFD) is a traditional visual representation of how information flows within a system. A neat and clear DFD can thus depict the right amount of the system requirements graphically. It not only shows how data enters and leaves the system, but also what changes the information and where the data is stored. </w:t>
      </w:r>
      <w:r>
        <w:rPr>
          <w:color w:val="000000"/>
        </w:rPr>
        <w:t xml:space="preserve"> Figure 5.1 represents the DFD for the given project.</w:t>
      </w:r>
    </w:p>
    <w:p w14:paraId="359E6C5D" w14:textId="0BCC0CAA" w:rsidR="00C5415B" w:rsidRDefault="00F247B9" w:rsidP="00C5415B">
      <w:pPr>
        <w:jc w:val="center"/>
      </w:pPr>
      <w:r w:rsidRPr="00F247B9">
        <w:rPr>
          <w:noProof/>
          <w:lang w:val="en-IN"/>
        </w:rPr>
        <w:drawing>
          <wp:inline distT="0" distB="0" distL="0" distR="0" wp14:anchorId="2E0E86FD" wp14:editId="12565706">
            <wp:extent cx="5631958" cy="255905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60997" cy="2572245"/>
                    </a:xfrm>
                    <a:prstGeom prst="rect">
                      <a:avLst/>
                    </a:prstGeom>
                  </pic:spPr>
                </pic:pic>
              </a:graphicData>
            </a:graphic>
          </wp:inline>
        </w:drawing>
      </w:r>
    </w:p>
    <w:p w14:paraId="78D697F5" w14:textId="579177C8" w:rsidR="00C5415B" w:rsidRDefault="00C5415B" w:rsidP="00C5415B">
      <w:pPr>
        <w:jc w:val="center"/>
        <w:rPr>
          <w:b/>
          <w:bCs/>
        </w:rPr>
      </w:pPr>
      <w:r w:rsidRPr="00C5415B">
        <w:rPr>
          <w:b/>
          <w:bCs/>
        </w:rPr>
        <w:t>Figure 5.1 – Dataflow Diagram</w:t>
      </w:r>
    </w:p>
    <w:p w14:paraId="4D197C5C" w14:textId="65C4A9A4" w:rsidR="00D92847" w:rsidRDefault="00D92847" w:rsidP="00D92847">
      <w:pPr>
        <w:rPr>
          <w:b/>
          <w:bCs/>
        </w:rPr>
      </w:pPr>
    </w:p>
    <w:p w14:paraId="44ACD8B6" w14:textId="4D294A34" w:rsidR="00D92847" w:rsidRDefault="00D92847" w:rsidP="00D92847">
      <w:pPr>
        <w:rPr>
          <w:b/>
          <w:bCs/>
        </w:rPr>
      </w:pPr>
    </w:p>
    <w:p w14:paraId="7D100E9F" w14:textId="49ED8915" w:rsidR="00D92847" w:rsidRDefault="00D92847" w:rsidP="00D92847">
      <w:pPr>
        <w:pStyle w:val="Heading2"/>
        <w:rPr>
          <w:rFonts w:ascii="Arial" w:hAnsi="Arial" w:cs="Arial"/>
          <w:b/>
          <w:bCs/>
          <w:color w:val="auto"/>
          <w:sz w:val="28"/>
          <w:szCs w:val="28"/>
        </w:rPr>
      </w:pPr>
      <w:bookmarkStart w:id="67" w:name="_Toc119444597"/>
      <w:bookmarkStart w:id="68" w:name="_Toc119791189"/>
      <w:r w:rsidRPr="00D92847">
        <w:rPr>
          <w:rFonts w:ascii="Arial" w:hAnsi="Arial" w:cs="Arial"/>
          <w:b/>
          <w:bCs/>
          <w:color w:val="auto"/>
          <w:sz w:val="28"/>
          <w:szCs w:val="28"/>
        </w:rPr>
        <w:t>5.2 Technical Architecture</w:t>
      </w:r>
      <w:bookmarkEnd w:id="67"/>
      <w:bookmarkEnd w:id="68"/>
    </w:p>
    <w:p w14:paraId="70C76BD7" w14:textId="77777777" w:rsidR="00D92847" w:rsidRPr="00D92847" w:rsidRDefault="00D92847" w:rsidP="00D92847"/>
    <w:p w14:paraId="79FE107A" w14:textId="066ACC35" w:rsidR="00D92847" w:rsidRPr="00F247B9" w:rsidRDefault="00F247B9" w:rsidP="00F247B9">
      <w:pPr>
        <w:jc w:val="center"/>
      </w:pPr>
      <w:r w:rsidRPr="00F247B9">
        <w:rPr>
          <w:noProof/>
          <w:color w:val="FFFFFF" w:themeColor="background1"/>
          <w:lang w:val="en-IN"/>
        </w:rPr>
        <w:drawing>
          <wp:inline distT="0" distB="0" distL="0" distR="0" wp14:anchorId="02C5F16E" wp14:editId="4695DD7F">
            <wp:extent cx="5943600" cy="25800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80005"/>
                    </a:xfrm>
                    <a:prstGeom prst="rect">
                      <a:avLst/>
                    </a:prstGeom>
                  </pic:spPr>
                </pic:pic>
              </a:graphicData>
            </a:graphic>
          </wp:inline>
        </w:drawing>
      </w:r>
      <w:r w:rsidR="008523C6" w:rsidRPr="00D92847">
        <w:rPr>
          <w:color w:val="FFFFFF" w:themeColor="background1"/>
        </w:rPr>
        <w:t>,</w:t>
      </w:r>
      <w:r w:rsidR="008523C6" w:rsidRPr="00D92847">
        <w:rPr>
          <w:b/>
          <w:bCs/>
          <w:sz w:val="20"/>
          <w:szCs w:val="20"/>
        </w:rPr>
        <w:t xml:space="preserve"> Figure</w:t>
      </w:r>
      <w:r w:rsidR="00D92847" w:rsidRPr="00D92847">
        <w:rPr>
          <w:b/>
          <w:bCs/>
          <w:sz w:val="20"/>
          <w:szCs w:val="20"/>
        </w:rPr>
        <w:t xml:space="preserve"> 5.2 Technical Architecture</w:t>
      </w:r>
    </w:p>
    <w:p w14:paraId="442194B5" w14:textId="3EC68E98" w:rsidR="00F111DE" w:rsidRDefault="00F111DE" w:rsidP="00D92847">
      <w:pPr>
        <w:jc w:val="center"/>
        <w:rPr>
          <w:b/>
          <w:bCs/>
          <w:sz w:val="20"/>
          <w:szCs w:val="20"/>
        </w:rPr>
      </w:pPr>
    </w:p>
    <w:p w14:paraId="6259346F" w14:textId="76E2F41A" w:rsidR="00F111DE" w:rsidRDefault="00F111DE" w:rsidP="00D92847">
      <w:pPr>
        <w:jc w:val="center"/>
        <w:rPr>
          <w:b/>
          <w:bCs/>
          <w:sz w:val="20"/>
          <w:szCs w:val="20"/>
        </w:rPr>
      </w:pPr>
    </w:p>
    <w:p w14:paraId="7BBB8DB1" w14:textId="6537B011" w:rsidR="003D3E0B" w:rsidRDefault="003D3E0B" w:rsidP="00D92847">
      <w:pPr>
        <w:jc w:val="center"/>
        <w:rPr>
          <w:b/>
          <w:bCs/>
          <w:sz w:val="20"/>
          <w:szCs w:val="20"/>
        </w:rPr>
      </w:pPr>
    </w:p>
    <w:p w14:paraId="246A6441" w14:textId="77777777" w:rsidR="003D3E0B" w:rsidRPr="00D92847" w:rsidRDefault="003D3E0B" w:rsidP="00D92847">
      <w:pPr>
        <w:jc w:val="center"/>
        <w:rPr>
          <w:b/>
          <w:bCs/>
          <w:sz w:val="20"/>
          <w:szCs w:val="20"/>
        </w:rPr>
      </w:pPr>
    </w:p>
    <w:p w14:paraId="5CB50A2B" w14:textId="2813C6D5" w:rsidR="00D92847" w:rsidRDefault="00D92847" w:rsidP="00D92847">
      <w:pPr>
        <w:pStyle w:val="Heading3"/>
        <w:rPr>
          <w:rFonts w:ascii="Arial" w:hAnsi="Arial" w:cs="Arial"/>
          <w:b/>
          <w:bCs/>
          <w:color w:val="auto"/>
        </w:rPr>
      </w:pPr>
      <w:bookmarkStart w:id="69" w:name="_Toc119438986"/>
      <w:bookmarkStart w:id="70" w:name="_Toc119444598"/>
      <w:bookmarkStart w:id="71" w:name="_Toc119444983"/>
      <w:bookmarkStart w:id="72" w:name="_Toc119791190"/>
      <w:r w:rsidRPr="00D92847">
        <w:rPr>
          <w:rFonts w:ascii="Arial" w:hAnsi="Arial" w:cs="Arial"/>
          <w:b/>
          <w:bCs/>
          <w:color w:val="auto"/>
        </w:rPr>
        <w:t>5.2.1 Component and Technologies</w:t>
      </w:r>
      <w:bookmarkEnd w:id="69"/>
      <w:bookmarkEnd w:id="70"/>
      <w:bookmarkEnd w:id="71"/>
      <w:bookmarkEnd w:id="72"/>
    </w:p>
    <w:p w14:paraId="19BF9074" w14:textId="77777777" w:rsidR="008523C6" w:rsidRPr="008523C6" w:rsidRDefault="008523C6" w:rsidP="008523C6"/>
    <w:tbl>
      <w:tblPr>
        <w:tblStyle w:val="TableGrid"/>
        <w:tblW w:w="0" w:type="auto"/>
        <w:tblLook w:val="04A0" w:firstRow="1" w:lastRow="0" w:firstColumn="1" w:lastColumn="0" w:noHBand="0" w:noVBand="1"/>
      </w:tblPr>
      <w:tblGrid>
        <w:gridCol w:w="729"/>
        <w:gridCol w:w="1874"/>
        <w:gridCol w:w="4224"/>
        <w:gridCol w:w="2523"/>
      </w:tblGrid>
      <w:tr w:rsidR="00D92847" w:rsidRPr="00D92847" w14:paraId="31A0C4D4" w14:textId="77777777" w:rsidTr="002D52E1">
        <w:trPr>
          <w:trHeight w:val="90"/>
        </w:trPr>
        <w:tc>
          <w:tcPr>
            <w:tcW w:w="0" w:type="auto"/>
            <w:hideMark/>
          </w:tcPr>
          <w:p w14:paraId="471FCBD7" w14:textId="22CB00B3" w:rsidR="00D92847" w:rsidRPr="00D92847" w:rsidRDefault="00D92847" w:rsidP="00D92847">
            <w:pPr>
              <w:spacing w:line="240" w:lineRule="auto"/>
              <w:rPr>
                <w:rFonts w:ascii="Times New Roman" w:eastAsia="Times New Roman" w:hAnsi="Times New Roman" w:cs="Times New Roman"/>
                <w:lang w:val="en-US" w:eastAsia="en-US"/>
              </w:rPr>
            </w:pPr>
            <w:r w:rsidRPr="002906BB">
              <w:rPr>
                <w:rFonts w:eastAsia="Times New Roman"/>
                <w:b/>
                <w:bCs/>
                <w:color w:val="000000"/>
                <w:lang w:val="en-US" w:eastAsia="en-US"/>
              </w:rPr>
              <w:t xml:space="preserve"> </w:t>
            </w:r>
            <w:r w:rsidRPr="00D92847">
              <w:rPr>
                <w:rFonts w:eastAsia="Times New Roman"/>
                <w:b/>
                <w:bCs/>
                <w:color w:val="000000"/>
                <w:lang w:val="en-US" w:eastAsia="en-US"/>
              </w:rPr>
              <w:t>S.No</w:t>
            </w:r>
          </w:p>
        </w:tc>
        <w:tc>
          <w:tcPr>
            <w:tcW w:w="0" w:type="auto"/>
            <w:hideMark/>
          </w:tcPr>
          <w:p w14:paraId="29DBC6C2" w14:textId="481A3C4C" w:rsidR="00D92847" w:rsidRPr="00D92847" w:rsidRDefault="00D92847" w:rsidP="00D92847">
            <w:pPr>
              <w:spacing w:line="240" w:lineRule="auto"/>
              <w:ind w:left="140"/>
              <w:jc w:val="center"/>
              <w:rPr>
                <w:rFonts w:ascii="Times New Roman" w:eastAsia="Times New Roman" w:hAnsi="Times New Roman" w:cs="Times New Roman"/>
                <w:lang w:val="en-US" w:eastAsia="en-US"/>
              </w:rPr>
            </w:pPr>
            <w:r w:rsidRPr="00D92847">
              <w:rPr>
                <w:rFonts w:eastAsia="Times New Roman"/>
                <w:b/>
                <w:bCs/>
                <w:color w:val="000000"/>
                <w:lang w:val="en-US" w:eastAsia="en-US"/>
              </w:rPr>
              <w:t>Component</w:t>
            </w:r>
          </w:p>
        </w:tc>
        <w:tc>
          <w:tcPr>
            <w:tcW w:w="0" w:type="auto"/>
            <w:hideMark/>
          </w:tcPr>
          <w:p w14:paraId="6F64B72C" w14:textId="31880F38" w:rsidR="00D92847" w:rsidRPr="00D92847" w:rsidRDefault="00D92847" w:rsidP="00D92847">
            <w:pPr>
              <w:spacing w:line="240" w:lineRule="auto"/>
              <w:ind w:left="120"/>
              <w:jc w:val="center"/>
              <w:rPr>
                <w:rFonts w:ascii="Times New Roman" w:eastAsia="Times New Roman" w:hAnsi="Times New Roman" w:cs="Times New Roman"/>
                <w:lang w:val="en-US" w:eastAsia="en-US"/>
              </w:rPr>
            </w:pPr>
            <w:r w:rsidRPr="00D92847">
              <w:rPr>
                <w:rFonts w:eastAsia="Times New Roman"/>
                <w:b/>
                <w:bCs/>
                <w:color w:val="000000"/>
                <w:lang w:val="en-US" w:eastAsia="en-US"/>
              </w:rPr>
              <w:t>Description</w:t>
            </w:r>
          </w:p>
        </w:tc>
        <w:tc>
          <w:tcPr>
            <w:tcW w:w="0" w:type="auto"/>
            <w:hideMark/>
          </w:tcPr>
          <w:p w14:paraId="05D403C1" w14:textId="4BBCA87E" w:rsidR="00D92847" w:rsidRPr="00D92847" w:rsidRDefault="00D92847" w:rsidP="00D92847">
            <w:pPr>
              <w:spacing w:line="240" w:lineRule="auto"/>
              <w:ind w:left="120"/>
              <w:jc w:val="center"/>
              <w:rPr>
                <w:rFonts w:ascii="Times New Roman" w:eastAsia="Times New Roman" w:hAnsi="Times New Roman" w:cs="Times New Roman"/>
                <w:lang w:val="en-US" w:eastAsia="en-US"/>
              </w:rPr>
            </w:pPr>
            <w:r w:rsidRPr="00D92847">
              <w:rPr>
                <w:rFonts w:eastAsia="Times New Roman"/>
                <w:b/>
                <w:bCs/>
                <w:color w:val="000000"/>
                <w:lang w:val="en-US" w:eastAsia="en-US"/>
              </w:rPr>
              <w:t>Technology</w:t>
            </w:r>
          </w:p>
        </w:tc>
      </w:tr>
      <w:tr w:rsidR="00D92847" w:rsidRPr="00D92847" w14:paraId="710CD4C8" w14:textId="77777777" w:rsidTr="002D52E1">
        <w:trPr>
          <w:trHeight w:val="719"/>
        </w:trPr>
        <w:tc>
          <w:tcPr>
            <w:tcW w:w="0" w:type="auto"/>
            <w:hideMark/>
          </w:tcPr>
          <w:p w14:paraId="7FABB7F4" w14:textId="1F98B8C0" w:rsidR="00D92847" w:rsidRPr="00D92847" w:rsidRDefault="00D92847" w:rsidP="00D92847">
            <w:pPr>
              <w:spacing w:line="240" w:lineRule="auto"/>
              <w:jc w:val="center"/>
              <w:rPr>
                <w:rFonts w:ascii="Times New Roman" w:eastAsia="Times New Roman" w:hAnsi="Times New Roman" w:cs="Times New Roman"/>
                <w:sz w:val="24"/>
                <w:szCs w:val="24"/>
                <w:lang w:val="en-US" w:eastAsia="en-US"/>
              </w:rPr>
            </w:pPr>
            <w:r w:rsidRPr="00D92847">
              <w:rPr>
                <w:rFonts w:ascii="Cambria" w:eastAsia="Times New Roman" w:hAnsi="Cambria" w:cs="Times New Roman"/>
                <w:color w:val="000000"/>
                <w:sz w:val="20"/>
                <w:szCs w:val="20"/>
                <w:lang w:val="en-US" w:eastAsia="en-US"/>
              </w:rPr>
              <w:t>1.</w:t>
            </w:r>
          </w:p>
        </w:tc>
        <w:tc>
          <w:tcPr>
            <w:tcW w:w="0" w:type="auto"/>
            <w:hideMark/>
          </w:tcPr>
          <w:p w14:paraId="79BCFBA8" w14:textId="40F46276" w:rsidR="00D92847" w:rsidRPr="002D52E1" w:rsidRDefault="00D92847" w:rsidP="002D52E1">
            <w:pPr>
              <w:spacing w:line="240" w:lineRule="auto"/>
              <w:ind w:left="140"/>
              <w:jc w:val="both"/>
              <w:rPr>
                <w:rFonts w:eastAsia="Times New Roman"/>
                <w:lang w:val="en-US" w:eastAsia="en-US"/>
              </w:rPr>
            </w:pPr>
            <w:r w:rsidRPr="002D52E1">
              <w:rPr>
                <w:rFonts w:eastAsia="Times New Roman"/>
                <w:color w:val="000000"/>
                <w:lang w:val="en-US" w:eastAsia="en-US"/>
              </w:rPr>
              <w:t>User Interface</w:t>
            </w:r>
          </w:p>
        </w:tc>
        <w:tc>
          <w:tcPr>
            <w:tcW w:w="0" w:type="auto"/>
            <w:hideMark/>
          </w:tcPr>
          <w:p w14:paraId="52CE3B61" w14:textId="77777777" w:rsidR="00F247B9" w:rsidRPr="002D52E1" w:rsidRDefault="00F247B9" w:rsidP="002D52E1">
            <w:pPr>
              <w:jc w:val="both"/>
              <w:rPr>
                <w:rFonts w:eastAsia="SimSun"/>
                <w:lang w:val="en-IN"/>
              </w:rPr>
            </w:pPr>
            <w:r w:rsidRPr="002D52E1">
              <w:t>How</w:t>
            </w:r>
            <w:r w:rsidRPr="002D52E1">
              <w:rPr>
                <w:spacing w:val="-7"/>
              </w:rPr>
              <w:t xml:space="preserve"> </w:t>
            </w:r>
            <w:r w:rsidRPr="002D52E1">
              <w:t>user</w:t>
            </w:r>
            <w:r w:rsidRPr="002D52E1">
              <w:rPr>
                <w:spacing w:val="-6"/>
              </w:rPr>
              <w:t xml:space="preserve"> </w:t>
            </w:r>
            <w:r w:rsidRPr="002D52E1">
              <w:t>interacts</w:t>
            </w:r>
            <w:r w:rsidRPr="002D52E1">
              <w:rPr>
                <w:spacing w:val="-6"/>
              </w:rPr>
              <w:t xml:space="preserve"> </w:t>
            </w:r>
            <w:r w:rsidRPr="002D52E1">
              <w:t>with</w:t>
            </w:r>
            <w:r w:rsidRPr="002D52E1">
              <w:rPr>
                <w:spacing w:val="-6"/>
              </w:rPr>
              <w:t xml:space="preserve"> </w:t>
            </w:r>
            <w:r w:rsidRPr="002D52E1">
              <w:t>application</w:t>
            </w:r>
            <w:r w:rsidRPr="002D52E1">
              <w:rPr>
                <w:spacing w:val="-6"/>
              </w:rPr>
              <w:t xml:space="preserve"> </w:t>
            </w:r>
            <w:r w:rsidRPr="002D52E1">
              <w:t>e.g.</w:t>
            </w:r>
            <w:r w:rsidRPr="002D52E1">
              <w:rPr>
                <w:spacing w:val="-59"/>
              </w:rPr>
              <w:t xml:space="preserve"> </w:t>
            </w:r>
            <w:r w:rsidRPr="002D52E1">
              <w:t>Web</w:t>
            </w:r>
            <w:r w:rsidRPr="002D52E1">
              <w:rPr>
                <w:spacing w:val="-3"/>
              </w:rPr>
              <w:t xml:space="preserve"> </w:t>
            </w:r>
            <w:r w:rsidRPr="002D52E1">
              <w:t>UI,</w:t>
            </w:r>
            <w:r w:rsidRPr="002D52E1">
              <w:rPr>
                <w:spacing w:val="-3"/>
              </w:rPr>
              <w:t xml:space="preserve"> </w:t>
            </w:r>
            <w:r w:rsidRPr="002D52E1">
              <w:t>Mobile</w:t>
            </w:r>
            <w:r w:rsidRPr="002D52E1">
              <w:rPr>
                <w:spacing w:val="-14"/>
              </w:rPr>
              <w:t xml:space="preserve"> </w:t>
            </w:r>
            <w:r w:rsidRPr="002D52E1">
              <w:t>App,</w:t>
            </w:r>
            <w:r w:rsidRPr="002D52E1">
              <w:rPr>
                <w:spacing w:val="-3"/>
              </w:rPr>
              <w:t xml:space="preserve"> </w:t>
            </w:r>
            <w:r w:rsidRPr="002D52E1">
              <w:t>Chatbot</w:t>
            </w:r>
            <w:r w:rsidRPr="002D52E1">
              <w:rPr>
                <w:spacing w:val="-3"/>
              </w:rPr>
              <w:t xml:space="preserve"> </w:t>
            </w:r>
            <w:r w:rsidRPr="002D52E1">
              <w:t>etc.</w:t>
            </w:r>
          </w:p>
          <w:p w14:paraId="620F4B26" w14:textId="42D86032" w:rsidR="00D92847" w:rsidRPr="002D52E1" w:rsidRDefault="00D92847" w:rsidP="002D52E1">
            <w:pPr>
              <w:spacing w:line="240" w:lineRule="auto"/>
              <w:ind w:left="120" w:right="20"/>
              <w:jc w:val="both"/>
              <w:rPr>
                <w:rFonts w:eastAsia="Times New Roman"/>
                <w:lang w:val="en-US" w:eastAsia="en-US"/>
              </w:rPr>
            </w:pPr>
          </w:p>
        </w:tc>
        <w:tc>
          <w:tcPr>
            <w:tcW w:w="0" w:type="auto"/>
            <w:hideMark/>
          </w:tcPr>
          <w:p w14:paraId="59C21145" w14:textId="77777777" w:rsidR="002D52E1" w:rsidRPr="002D52E1" w:rsidRDefault="002D52E1" w:rsidP="002D52E1">
            <w:pPr>
              <w:jc w:val="both"/>
              <w:rPr>
                <w:rFonts w:eastAsia="SimSun"/>
                <w:lang w:val="en-IN"/>
              </w:rPr>
            </w:pPr>
            <w:r w:rsidRPr="002D52E1">
              <w:t>HTML,</w:t>
            </w:r>
            <w:r w:rsidRPr="002D52E1">
              <w:rPr>
                <w:spacing w:val="-5"/>
              </w:rPr>
              <w:t xml:space="preserve"> </w:t>
            </w:r>
            <w:r w:rsidRPr="002D52E1">
              <w:t>CSS,</w:t>
            </w:r>
            <w:r w:rsidRPr="002D52E1">
              <w:rPr>
                <w:spacing w:val="-5"/>
              </w:rPr>
              <w:t xml:space="preserve"> </w:t>
            </w:r>
            <w:r w:rsidRPr="002D52E1">
              <w:t>JavaScript</w:t>
            </w:r>
            <w:r w:rsidRPr="002D52E1">
              <w:rPr>
                <w:spacing w:val="-5"/>
              </w:rPr>
              <w:t xml:space="preserve"> </w:t>
            </w:r>
            <w:r w:rsidRPr="002D52E1">
              <w:t>/</w:t>
            </w:r>
            <w:r w:rsidRPr="002D52E1">
              <w:rPr>
                <w:spacing w:val="-5"/>
              </w:rPr>
              <w:t xml:space="preserve"> </w:t>
            </w:r>
            <w:r w:rsidRPr="002D52E1">
              <w:t>Flask</w:t>
            </w:r>
          </w:p>
          <w:p w14:paraId="7FC2D907" w14:textId="69DA080B" w:rsidR="00D92847" w:rsidRPr="002D52E1" w:rsidRDefault="00D92847" w:rsidP="002D52E1">
            <w:pPr>
              <w:spacing w:line="240" w:lineRule="auto"/>
              <w:ind w:left="120"/>
              <w:jc w:val="both"/>
              <w:rPr>
                <w:rFonts w:eastAsia="Times New Roman"/>
                <w:lang w:val="en-US" w:eastAsia="en-US"/>
              </w:rPr>
            </w:pPr>
          </w:p>
        </w:tc>
      </w:tr>
      <w:tr w:rsidR="00D92847" w:rsidRPr="00D92847" w14:paraId="0E55FEF5" w14:textId="77777777" w:rsidTr="002D52E1">
        <w:trPr>
          <w:trHeight w:val="26"/>
        </w:trPr>
        <w:tc>
          <w:tcPr>
            <w:tcW w:w="0" w:type="auto"/>
            <w:hideMark/>
          </w:tcPr>
          <w:p w14:paraId="144BE496" w14:textId="1BC63072" w:rsidR="00D92847" w:rsidRPr="00D92847" w:rsidRDefault="00D92847" w:rsidP="00D92847">
            <w:pPr>
              <w:spacing w:line="240" w:lineRule="auto"/>
              <w:jc w:val="center"/>
              <w:rPr>
                <w:rFonts w:ascii="Times New Roman" w:eastAsia="Times New Roman" w:hAnsi="Times New Roman" w:cs="Times New Roman"/>
                <w:sz w:val="24"/>
                <w:szCs w:val="24"/>
                <w:lang w:val="en-US" w:eastAsia="en-US"/>
              </w:rPr>
            </w:pPr>
            <w:r w:rsidRPr="00D92847">
              <w:rPr>
                <w:rFonts w:ascii="Cambria" w:eastAsia="Times New Roman" w:hAnsi="Cambria" w:cs="Times New Roman"/>
                <w:color w:val="000000"/>
                <w:sz w:val="20"/>
                <w:szCs w:val="20"/>
                <w:lang w:val="en-US" w:eastAsia="en-US"/>
              </w:rPr>
              <w:t>2.</w:t>
            </w:r>
          </w:p>
        </w:tc>
        <w:tc>
          <w:tcPr>
            <w:tcW w:w="0" w:type="auto"/>
            <w:hideMark/>
          </w:tcPr>
          <w:p w14:paraId="6D1AF7B5" w14:textId="77777777" w:rsidR="002D52E1" w:rsidRPr="002D52E1" w:rsidRDefault="002D52E1" w:rsidP="002D52E1">
            <w:pPr>
              <w:jc w:val="both"/>
              <w:rPr>
                <w:rFonts w:eastAsia="SimSun"/>
                <w:lang w:val="en-IN"/>
              </w:rPr>
            </w:pPr>
            <w:r w:rsidRPr="002D52E1">
              <w:t>Loading</w:t>
            </w:r>
            <w:r w:rsidRPr="002D52E1">
              <w:rPr>
                <w:spacing w:val="-6"/>
              </w:rPr>
              <w:t xml:space="preserve"> </w:t>
            </w:r>
            <w:r w:rsidRPr="002D52E1">
              <w:t>data</w:t>
            </w:r>
          </w:p>
          <w:p w14:paraId="3E8CFF92" w14:textId="5B1581F4" w:rsidR="00D92847" w:rsidRPr="002D52E1" w:rsidRDefault="00D92847" w:rsidP="002D52E1">
            <w:pPr>
              <w:spacing w:line="240" w:lineRule="auto"/>
              <w:ind w:left="140"/>
              <w:jc w:val="both"/>
              <w:rPr>
                <w:rFonts w:eastAsia="Times New Roman"/>
                <w:lang w:val="en-US" w:eastAsia="en-US"/>
              </w:rPr>
            </w:pPr>
          </w:p>
        </w:tc>
        <w:tc>
          <w:tcPr>
            <w:tcW w:w="0" w:type="auto"/>
            <w:hideMark/>
          </w:tcPr>
          <w:p w14:paraId="7BBFF874" w14:textId="77777777" w:rsidR="002D52E1" w:rsidRPr="002D52E1" w:rsidRDefault="002D52E1" w:rsidP="002D52E1">
            <w:pPr>
              <w:jc w:val="both"/>
              <w:rPr>
                <w:rFonts w:eastAsia="SimSun"/>
                <w:lang w:val="en-IN"/>
              </w:rPr>
            </w:pPr>
            <w:r w:rsidRPr="002D52E1">
              <w:t>Converting</w:t>
            </w:r>
            <w:r w:rsidRPr="002D52E1">
              <w:rPr>
                <w:spacing w:val="-5"/>
              </w:rPr>
              <w:t xml:space="preserve"> </w:t>
            </w:r>
            <w:r w:rsidRPr="002D52E1">
              <w:t>the</w:t>
            </w:r>
            <w:r w:rsidRPr="002D52E1">
              <w:rPr>
                <w:spacing w:val="-5"/>
              </w:rPr>
              <w:t xml:space="preserve"> </w:t>
            </w:r>
            <w:r w:rsidRPr="002D52E1">
              <w:t>csv</w:t>
            </w:r>
            <w:r w:rsidRPr="002D52E1">
              <w:rPr>
                <w:spacing w:val="-5"/>
              </w:rPr>
              <w:t xml:space="preserve"> </w:t>
            </w:r>
            <w:r w:rsidRPr="002D52E1">
              <w:t>file</w:t>
            </w:r>
            <w:r w:rsidRPr="002D52E1">
              <w:rPr>
                <w:spacing w:val="-4"/>
              </w:rPr>
              <w:t xml:space="preserve"> </w:t>
            </w:r>
            <w:r w:rsidRPr="002D52E1">
              <w:t>to</w:t>
            </w:r>
            <w:r w:rsidRPr="002D52E1">
              <w:rPr>
                <w:spacing w:val="-5"/>
              </w:rPr>
              <w:t xml:space="preserve"> </w:t>
            </w:r>
            <w:r w:rsidRPr="002D52E1">
              <w:t>python</w:t>
            </w:r>
            <w:r w:rsidRPr="002D52E1">
              <w:rPr>
                <w:spacing w:val="-5"/>
              </w:rPr>
              <w:t xml:space="preserve"> </w:t>
            </w:r>
            <w:r w:rsidRPr="002D52E1">
              <w:t>object</w:t>
            </w:r>
          </w:p>
          <w:p w14:paraId="42355CE7" w14:textId="6191821D" w:rsidR="00D92847" w:rsidRPr="002D52E1" w:rsidRDefault="00D92847" w:rsidP="002D52E1">
            <w:pPr>
              <w:spacing w:line="240" w:lineRule="auto"/>
              <w:ind w:left="120"/>
              <w:jc w:val="both"/>
              <w:rPr>
                <w:rFonts w:eastAsia="Times New Roman"/>
                <w:lang w:val="en-US" w:eastAsia="en-US"/>
              </w:rPr>
            </w:pPr>
          </w:p>
        </w:tc>
        <w:tc>
          <w:tcPr>
            <w:tcW w:w="0" w:type="auto"/>
            <w:hideMark/>
          </w:tcPr>
          <w:p w14:paraId="0B5C4C1E" w14:textId="77777777" w:rsidR="002D52E1" w:rsidRPr="002D52E1" w:rsidRDefault="002D52E1" w:rsidP="002D52E1">
            <w:pPr>
              <w:jc w:val="both"/>
              <w:rPr>
                <w:rFonts w:eastAsia="SimSun"/>
                <w:lang w:val="en-IN"/>
              </w:rPr>
            </w:pPr>
            <w:r w:rsidRPr="002D52E1">
              <w:t>Python</w:t>
            </w:r>
          </w:p>
          <w:p w14:paraId="1439F418" w14:textId="40C5543E" w:rsidR="00D92847" w:rsidRPr="002D52E1" w:rsidRDefault="00D92847" w:rsidP="002D52E1">
            <w:pPr>
              <w:spacing w:line="240" w:lineRule="auto"/>
              <w:ind w:left="120"/>
              <w:jc w:val="both"/>
              <w:rPr>
                <w:rFonts w:eastAsia="Times New Roman"/>
                <w:lang w:val="en-US" w:eastAsia="en-US"/>
              </w:rPr>
            </w:pPr>
          </w:p>
        </w:tc>
      </w:tr>
      <w:tr w:rsidR="00D92847" w:rsidRPr="00D92847" w14:paraId="69FD87DC" w14:textId="77777777" w:rsidTr="002D52E1">
        <w:trPr>
          <w:trHeight w:val="228"/>
        </w:trPr>
        <w:tc>
          <w:tcPr>
            <w:tcW w:w="0" w:type="auto"/>
            <w:hideMark/>
          </w:tcPr>
          <w:p w14:paraId="1422C65D" w14:textId="70C1F0D8" w:rsidR="00D92847" w:rsidRPr="00D92847" w:rsidRDefault="00D92847" w:rsidP="00D92847">
            <w:pPr>
              <w:spacing w:line="240" w:lineRule="auto"/>
              <w:jc w:val="center"/>
              <w:rPr>
                <w:rFonts w:ascii="Times New Roman" w:eastAsia="Times New Roman" w:hAnsi="Times New Roman" w:cs="Times New Roman"/>
                <w:sz w:val="24"/>
                <w:szCs w:val="24"/>
                <w:lang w:val="en-US" w:eastAsia="en-US"/>
              </w:rPr>
            </w:pPr>
            <w:r w:rsidRPr="00D92847">
              <w:rPr>
                <w:rFonts w:ascii="Cambria" w:eastAsia="Times New Roman" w:hAnsi="Cambria" w:cs="Times New Roman"/>
                <w:color w:val="000000"/>
                <w:sz w:val="20"/>
                <w:szCs w:val="20"/>
                <w:lang w:val="en-US" w:eastAsia="en-US"/>
              </w:rPr>
              <w:t>3.</w:t>
            </w:r>
          </w:p>
        </w:tc>
        <w:tc>
          <w:tcPr>
            <w:tcW w:w="0" w:type="auto"/>
            <w:hideMark/>
          </w:tcPr>
          <w:p w14:paraId="43E7688B" w14:textId="2F7D6C75" w:rsidR="002D52E1" w:rsidRPr="002D52E1" w:rsidRDefault="002D52E1" w:rsidP="002D52E1">
            <w:pPr>
              <w:jc w:val="both"/>
              <w:rPr>
                <w:rFonts w:eastAsia="SimSun"/>
                <w:lang w:val="en-IN"/>
              </w:rPr>
            </w:pPr>
            <w:r w:rsidRPr="002D52E1">
              <w:t>Pre-Processing</w:t>
            </w:r>
            <w:r w:rsidRPr="002D52E1">
              <w:rPr>
                <w:spacing w:val="-6"/>
              </w:rPr>
              <w:t xml:space="preserve"> </w:t>
            </w:r>
            <w:r w:rsidRPr="002D52E1">
              <w:t>of</w:t>
            </w:r>
            <w:r w:rsidRPr="002D52E1">
              <w:rPr>
                <w:spacing w:val="-6"/>
              </w:rPr>
              <w:t xml:space="preserve"> </w:t>
            </w:r>
            <w:r w:rsidRPr="002D52E1">
              <w:t>data</w:t>
            </w:r>
          </w:p>
          <w:p w14:paraId="15208A98" w14:textId="34432630" w:rsidR="00D92847" w:rsidRPr="002D52E1" w:rsidRDefault="00D92847" w:rsidP="002D52E1">
            <w:pPr>
              <w:spacing w:line="240" w:lineRule="auto"/>
              <w:ind w:left="140"/>
              <w:jc w:val="both"/>
              <w:rPr>
                <w:rFonts w:eastAsia="Times New Roman"/>
                <w:lang w:val="en-US" w:eastAsia="en-US"/>
              </w:rPr>
            </w:pPr>
          </w:p>
        </w:tc>
        <w:tc>
          <w:tcPr>
            <w:tcW w:w="0" w:type="auto"/>
            <w:hideMark/>
          </w:tcPr>
          <w:p w14:paraId="392016A0" w14:textId="0F1EE680" w:rsidR="002D52E1" w:rsidRPr="002D52E1" w:rsidRDefault="002D52E1" w:rsidP="002D52E1">
            <w:pPr>
              <w:jc w:val="both"/>
              <w:rPr>
                <w:rFonts w:eastAsia="SimSun"/>
                <w:lang w:val="en-IN"/>
              </w:rPr>
            </w:pPr>
            <w:r w:rsidRPr="002D52E1">
              <w:t>Pre</w:t>
            </w:r>
            <w:r w:rsidRPr="002D52E1">
              <w:rPr>
                <w:spacing w:val="1"/>
              </w:rPr>
              <w:t xml:space="preserve">-Processing </w:t>
            </w:r>
            <w:r w:rsidRPr="002D52E1">
              <w:t>and</w:t>
            </w:r>
            <w:r w:rsidRPr="002D52E1">
              <w:rPr>
                <w:spacing w:val="1"/>
              </w:rPr>
              <w:t xml:space="preserve"> </w:t>
            </w:r>
            <w:r w:rsidRPr="002D52E1">
              <w:t>normalizing</w:t>
            </w:r>
            <w:r w:rsidRPr="002D52E1">
              <w:rPr>
                <w:spacing w:val="1"/>
              </w:rPr>
              <w:t xml:space="preserve"> </w:t>
            </w:r>
            <w:r w:rsidRPr="002D52E1">
              <w:t>the</w:t>
            </w:r>
            <w:r w:rsidRPr="002D52E1">
              <w:rPr>
                <w:spacing w:val="1"/>
              </w:rPr>
              <w:t xml:space="preserve"> </w:t>
            </w:r>
            <w:r w:rsidRPr="002D52E1">
              <w:t>data</w:t>
            </w:r>
            <w:r w:rsidRPr="002D52E1">
              <w:rPr>
                <w:spacing w:val="1"/>
              </w:rPr>
              <w:t xml:space="preserve"> </w:t>
            </w:r>
            <w:r w:rsidRPr="002D52E1">
              <w:t>to</w:t>
            </w:r>
            <w:r w:rsidRPr="002D52E1">
              <w:rPr>
                <w:spacing w:val="1"/>
              </w:rPr>
              <w:t xml:space="preserve"> </w:t>
            </w:r>
            <w:r w:rsidRPr="002D52E1">
              <w:t>get</w:t>
            </w:r>
            <w:r w:rsidRPr="002D52E1">
              <w:rPr>
                <w:spacing w:val="-59"/>
              </w:rPr>
              <w:t xml:space="preserve"> </w:t>
            </w:r>
            <w:r w:rsidRPr="002D52E1">
              <w:t>accurate</w:t>
            </w:r>
            <w:r w:rsidRPr="002D52E1">
              <w:rPr>
                <w:spacing w:val="-2"/>
              </w:rPr>
              <w:t xml:space="preserve"> </w:t>
            </w:r>
            <w:r w:rsidRPr="002D52E1">
              <w:t>results</w:t>
            </w:r>
          </w:p>
          <w:p w14:paraId="1C71B486" w14:textId="500A3FEC" w:rsidR="00D92847" w:rsidRPr="002D52E1" w:rsidRDefault="00D92847" w:rsidP="002D52E1">
            <w:pPr>
              <w:spacing w:line="240" w:lineRule="auto"/>
              <w:ind w:left="120"/>
              <w:jc w:val="both"/>
              <w:rPr>
                <w:rFonts w:eastAsia="Times New Roman"/>
                <w:lang w:val="en-US" w:eastAsia="en-US"/>
              </w:rPr>
            </w:pPr>
          </w:p>
        </w:tc>
        <w:tc>
          <w:tcPr>
            <w:tcW w:w="0" w:type="auto"/>
            <w:hideMark/>
          </w:tcPr>
          <w:p w14:paraId="4D589C3B" w14:textId="77777777" w:rsidR="002D52E1" w:rsidRPr="002D52E1" w:rsidRDefault="002D52E1" w:rsidP="002D52E1">
            <w:pPr>
              <w:jc w:val="both"/>
              <w:rPr>
                <w:rFonts w:eastAsia="SimSun"/>
                <w:lang w:val="en-IN"/>
              </w:rPr>
            </w:pPr>
            <w:r w:rsidRPr="002D52E1">
              <w:t>Python</w:t>
            </w:r>
          </w:p>
          <w:p w14:paraId="51274136" w14:textId="47656FDB" w:rsidR="00D92847" w:rsidRPr="002D52E1" w:rsidRDefault="00D92847" w:rsidP="002D52E1">
            <w:pPr>
              <w:spacing w:line="240" w:lineRule="auto"/>
              <w:ind w:left="120"/>
              <w:jc w:val="both"/>
              <w:rPr>
                <w:rFonts w:eastAsia="Times New Roman"/>
                <w:lang w:val="en-US" w:eastAsia="en-US"/>
              </w:rPr>
            </w:pPr>
          </w:p>
        </w:tc>
      </w:tr>
      <w:tr w:rsidR="00D92847" w:rsidRPr="00D92847" w14:paraId="5715C38E" w14:textId="77777777" w:rsidTr="002D52E1">
        <w:trPr>
          <w:trHeight w:val="194"/>
        </w:trPr>
        <w:tc>
          <w:tcPr>
            <w:tcW w:w="0" w:type="auto"/>
            <w:hideMark/>
          </w:tcPr>
          <w:p w14:paraId="3E51FB8F" w14:textId="3A0C876F" w:rsidR="00D92847" w:rsidRPr="00D92847" w:rsidRDefault="00D92847" w:rsidP="00D92847">
            <w:pPr>
              <w:spacing w:line="240" w:lineRule="auto"/>
              <w:jc w:val="center"/>
              <w:rPr>
                <w:rFonts w:ascii="Times New Roman" w:eastAsia="Times New Roman" w:hAnsi="Times New Roman" w:cs="Times New Roman"/>
                <w:sz w:val="24"/>
                <w:szCs w:val="24"/>
                <w:lang w:val="en-US" w:eastAsia="en-US"/>
              </w:rPr>
            </w:pPr>
            <w:r w:rsidRPr="00D92847">
              <w:rPr>
                <w:rFonts w:ascii="Cambria" w:eastAsia="Times New Roman" w:hAnsi="Cambria" w:cs="Times New Roman"/>
                <w:color w:val="000000"/>
                <w:sz w:val="20"/>
                <w:szCs w:val="20"/>
                <w:lang w:val="en-US" w:eastAsia="en-US"/>
              </w:rPr>
              <w:t>4.</w:t>
            </w:r>
          </w:p>
        </w:tc>
        <w:tc>
          <w:tcPr>
            <w:tcW w:w="0" w:type="auto"/>
            <w:hideMark/>
          </w:tcPr>
          <w:p w14:paraId="139D53FF" w14:textId="77777777" w:rsidR="002D52E1" w:rsidRPr="002D52E1" w:rsidRDefault="002D52E1" w:rsidP="002D52E1">
            <w:pPr>
              <w:jc w:val="both"/>
              <w:rPr>
                <w:rFonts w:eastAsia="SimSun"/>
                <w:lang w:val="en-IN"/>
              </w:rPr>
            </w:pPr>
            <w:r w:rsidRPr="002D52E1">
              <w:t>Cloud</w:t>
            </w:r>
            <w:r w:rsidRPr="002D52E1">
              <w:rPr>
                <w:spacing w:val="-6"/>
              </w:rPr>
              <w:t xml:space="preserve"> </w:t>
            </w:r>
            <w:r w:rsidRPr="002D52E1">
              <w:t>Database</w:t>
            </w:r>
          </w:p>
          <w:p w14:paraId="6A2C615B" w14:textId="79B68191" w:rsidR="00D92847" w:rsidRPr="002D52E1" w:rsidRDefault="00D92847" w:rsidP="002D52E1">
            <w:pPr>
              <w:spacing w:line="240" w:lineRule="auto"/>
              <w:ind w:left="140"/>
              <w:jc w:val="both"/>
              <w:rPr>
                <w:rFonts w:eastAsia="Times New Roman"/>
                <w:lang w:val="en-US" w:eastAsia="en-US"/>
              </w:rPr>
            </w:pPr>
          </w:p>
        </w:tc>
        <w:tc>
          <w:tcPr>
            <w:tcW w:w="0" w:type="auto"/>
            <w:hideMark/>
          </w:tcPr>
          <w:p w14:paraId="444D1681" w14:textId="77777777" w:rsidR="002D52E1" w:rsidRPr="002D52E1" w:rsidRDefault="002D52E1" w:rsidP="002D52E1">
            <w:pPr>
              <w:jc w:val="both"/>
              <w:rPr>
                <w:rFonts w:eastAsia="SimSun"/>
                <w:lang w:val="en-IN"/>
              </w:rPr>
            </w:pPr>
            <w:r w:rsidRPr="002D52E1">
              <w:t>Database</w:t>
            </w:r>
            <w:r w:rsidRPr="002D52E1">
              <w:rPr>
                <w:spacing w:val="-6"/>
              </w:rPr>
              <w:t xml:space="preserve"> </w:t>
            </w:r>
            <w:r w:rsidRPr="002D52E1">
              <w:t>Service</w:t>
            </w:r>
            <w:r w:rsidRPr="002D52E1">
              <w:rPr>
                <w:spacing w:val="-5"/>
              </w:rPr>
              <w:t xml:space="preserve"> </w:t>
            </w:r>
            <w:r w:rsidRPr="002D52E1">
              <w:t>on</w:t>
            </w:r>
            <w:r w:rsidRPr="002D52E1">
              <w:rPr>
                <w:spacing w:val="-5"/>
              </w:rPr>
              <w:t xml:space="preserve"> </w:t>
            </w:r>
            <w:r w:rsidRPr="002D52E1">
              <w:t>Cloud</w:t>
            </w:r>
          </w:p>
          <w:p w14:paraId="439FDA0B" w14:textId="41297244" w:rsidR="00D92847" w:rsidRPr="002D52E1" w:rsidRDefault="00D92847" w:rsidP="002D52E1">
            <w:pPr>
              <w:spacing w:line="240" w:lineRule="auto"/>
              <w:ind w:left="120"/>
              <w:jc w:val="both"/>
              <w:rPr>
                <w:rFonts w:eastAsia="Times New Roman"/>
                <w:lang w:val="en-US" w:eastAsia="en-US"/>
              </w:rPr>
            </w:pPr>
          </w:p>
        </w:tc>
        <w:tc>
          <w:tcPr>
            <w:tcW w:w="0" w:type="auto"/>
            <w:hideMark/>
          </w:tcPr>
          <w:p w14:paraId="30E1CBA2" w14:textId="77777777" w:rsidR="002D52E1" w:rsidRPr="002D52E1" w:rsidRDefault="002D52E1" w:rsidP="002D52E1">
            <w:pPr>
              <w:jc w:val="both"/>
              <w:rPr>
                <w:rFonts w:eastAsia="SimSun"/>
                <w:lang w:val="en-IN"/>
              </w:rPr>
            </w:pPr>
            <w:r w:rsidRPr="002D52E1">
              <w:t>IBM</w:t>
            </w:r>
            <w:r w:rsidRPr="002D52E1">
              <w:rPr>
                <w:spacing w:val="-5"/>
              </w:rPr>
              <w:t xml:space="preserve"> </w:t>
            </w:r>
            <w:r w:rsidRPr="002D52E1">
              <w:t>DB2,</w:t>
            </w:r>
            <w:r w:rsidRPr="002D52E1">
              <w:rPr>
                <w:spacing w:val="-4"/>
              </w:rPr>
              <w:t xml:space="preserve"> </w:t>
            </w:r>
            <w:r w:rsidRPr="002D52E1">
              <w:t>IBM</w:t>
            </w:r>
            <w:r w:rsidRPr="002D52E1">
              <w:rPr>
                <w:spacing w:val="-4"/>
              </w:rPr>
              <w:t xml:space="preserve"> </w:t>
            </w:r>
            <w:r w:rsidRPr="002D52E1">
              <w:t>Cloudant</w:t>
            </w:r>
            <w:r w:rsidRPr="002D52E1">
              <w:rPr>
                <w:spacing w:val="-5"/>
              </w:rPr>
              <w:t xml:space="preserve"> </w:t>
            </w:r>
            <w:r w:rsidRPr="002D52E1">
              <w:t>etc.</w:t>
            </w:r>
          </w:p>
          <w:p w14:paraId="667CA6BE" w14:textId="6E1175F7" w:rsidR="00D92847" w:rsidRPr="002D52E1" w:rsidRDefault="00D92847" w:rsidP="002D52E1">
            <w:pPr>
              <w:spacing w:line="240" w:lineRule="auto"/>
              <w:ind w:left="120"/>
              <w:jc w:val="both"/>
              <w:rPr>
                <w:rFonts w:eastAsia="Times New Roman"/>
                <w:lang w:val="en-US" w:eastAsia="en-US"/>
              </w:rPr>
            </w:pPr>
          </w:p>
        </w:tc>
      </w:tr>
      <w:tr w:rsidR="00D92847" w:rsidRPr="00D92847" w14:paraId="42B00F28" w14:textId="77777777" w:rsidTr="002D52E1">
        <w:trPr>
          <w:trHeight w:val="1005"/>
        </w:trPr>
        <w:tc>
          <w:tcPr>
            <w:tcW w:w="0" w:type="auto"/>
            <w:hideMark/>
          </w:tcPr>
          <w:p w14:paraId="78FBF413" w14:textId="15A8B041" w:rsidR="00D92847" w:rsidRPr="00D92847" w:rsidRDefault="00D92847" w:rsidP="00D92847">
            <w:pPr>
              <w:spacing w:line="240" w:lineRule="auto"/>
              <w:jc w:val="center"/>
              <w:rPr>
                <w:rFonts w:ascii="Times New Roman" w:eastAsia="Times New Roman" w:hAnsi="Times New Roman" w:cs="Times New Roman"/>
                <w:sz w:val="24"/>
                <w:szCs w:val="24"/>
                <w:lang w:val="en-US" w:eastAsia="en-US"/>
              </w:rPr>
            </w:pPr>
            <w:r w:rsidRPr="00D92847">
              <w:rPr>
                <w:rFonts w:ascii="Cambria" w:eastAsia="Times New Roman" w:hAnsi="Cambria" w:cs="Times New Roman"/>
                <w:color w:val="000000"/>
                <w:sz w:val="20"/>
                <w:szCs w:val="20"/>
                <w:lang w:val="en-US" w:eastAsia="en-US"/>
              </w:rPr>
              <w:t>5.</w:t>
            </w:r>
          </w:p>
        </w:tc>
        <w:tc>
          <w:tcPr>
            <w:tcW w:w="0" w:type="auto"/>
            <w:hideMark/>
          </w:tcPr>
          <w:p w14:paraId="3AEA0222" w14:textId="77777777" w:rsidR="002D52E1" w:rsidRPr="002D52E1" w:rsidRDefault="002D52E1" w:rsidP="002D52E1">
            <w:pPr>
              <w:jc w:val="both"/>
              <w:rPr>
                <w:rFonts w:eastAsia="SimSun"/>
                <w:lang w:val="en-IN"/>
              </w:rPr>
            </w:pPr>
            <w:r w:rsidRPr="002D52E1">
              <w:t>File</w:t>
            </w:r>
            <w:r w:rsidRPr="002D52E1">
              <w:rPr>
                <w:spacing w:val="-6"/>
              </w:rPr>
              <w:t xml:space="preserve"> </w:t>
            </w:r>
            <w:r w:rsidRPr="002D52E1">
              <w:t>Storage</w:t>
            </w:r>
          </w:p>
          <w:p w14:paraId="74CF86C4" w14:textId="30C3297E" w:rsidR="00D92847" w:rsidRPr="002D52E1" w:rsidRDefault="00D92847" w:rsidP="002D52E1">
            <w:pPr>
              <w:spacing w:line="240" w:lineRule="auto"/>
              <w:ind w:left="140"/>
              <w:jc w:val="both"/>
              <w:rPr>
                <w:rFonts w:eastAsia="Times New Roman"/>
                <w:lang w:val="en-US" w:eastAsia="en-US"/>
              </w:rPr>
            </w:pPr>
          </w:p>
        </w:tc>
        <w:tc>
          <w:tcPr>
            <w:tcW w:w="0" w:type="auto"/>
            <w:hideMark/>
          </w:tcPr>
          <w:p w14:paraId="6391309E" w14:textId="77777777" w:rsidR="002D52E1" w:rsidRPr="002D52E1" w:rsidRDefault="002D52E1" w:rsidP="002D52E1">
            <w:pPr>
              <w:jc w:val="both"/>
              <w:rPr>
                <w:rFonts w:eastAsia="SimSun"/>
                <w:lang w:val="en-IN"/>
              </w:rPr>
            </w:pPr>
            <w:r w:rsidRPr="002D52E1">
              <w:t>File</w:t>
            </w:r>
            <w:r w:rsidRPr="002D52E1">
              <w:rPr>
                <w:spacing w:val="-8"/>
              </w:rPr>
              <w:t xml:space="preserve"> </w:t>
            </w:r>
            <w:r w:rsidRPr="002D52E1">
              <w:t>storage</w:t>
            </w:r>
            <w:r w:rsidRPr="002D52E1">
              <w:rPr>
                <w:spacing w:val="-7"/>
              </w:rPr>
              <w:t xml:space="preserve"> </w:t>
            </w:r>
            <w:r w:rsidRPr="002D52E1">
              <w:t>requirements</w:t>
            </w:r>
          </w:p>
          <w:p w14:paraId="587215CC" w14:textId="1C09B34E" w:rsidR="00D92847" w:rsidRPr="002D52E1" w:rsidRDefault="00D92847" w:rsidP="002D52E1">
            <w:pPr>
              <w:spacing w:line="240" w:lineRule="auto"/>
              <w:ind w:left="120"/>
              <w:jc w:val="both"/>
              <w:rPr>
                <w:rFonts w:eastAsia="Times New Roman"/>
                <w:lang w:val="en-US" w:eastAsia="en-US"/>
              </w:rPr>
            </w:pPr>
          </w:p>
        </w:tc>
        <w:tc>
          <w:tcPr>
            <w:tcW w:w="0" w:type="auto"/>
            <w:hideMark/>
          </w:tcPr>
          <w:p w14:paraId="56AF2821" w14:textId="77777777" w:rsidR="002D52E1" w:rsidRPr="002D52E1" w:rsidRDefault="002D52E1" w:rsidP="002D52E1">
            <w:pPr>
              <w:jc w:val="both"/>
              <w:rPr>
                <w:rFonts w:eastAsia="SimSun"/>
                <w:lang w:val="en-IN"/>
              </w:rPr>
            </w:pPr>
            <w:r w:rsidRPr="002D52E1">
              <w:t>IBM</w:t>
            </w:r>
            <w:r w:rsidRPr="002D52E1">
              <w:rPr>
                <w:spacing w:val="24"/>
              </w:rPr>
              <w:t xml:space="preserve"> </w:t>
            </w:r>
            <w:r w:rsidRPr="002D52E1">
              <w:t>Block</w:t>
            </w:r>
            <w:r w:rsidRPr="002D52E1">
              <w:rPr>
                <w:spacing w:val="24"/>
              </w:rPr>
              <w:t xml:space="preserve"> </w:t>
            </w:r>
            <w:r w:rsidRPr="002D52E1">
              <w:t>Storage</w:t>
            </w:r>
            <w:r w:rsidRPr="002D52E1">
              <w:rPr>
                <w:spacing w:val="9"/>
              </w:rPr>
              <w:t xml:space="preserve"> </w:t>
            </w:r>
            <w:r w:rsidRPr="002D52E1">
              <w:t>or</w:t>
            </w:r>
            <w:r w:rsidRPr="002D52E1">
              <w:rPr>
                <w:spacing w:val="9"/>
              </w:rPr>
              <w:t xml:space="preserve"> </w:t>
            </w:r>
            <w:r w:rsidRPr="002D52E1">
              <w:t>Other</w:t>
            </w:r>
            <w:r w:rsidRPr="002D52E1">
              <w:rPr>
                <w:spacing w:val="9"/>
              </w:rPr>
              <w:t xml:space="preserve"> </w:t>
            </w:r>
            <w:r w:rsidRPr="002D52E1">
              <w:t>Storage</w:t>
            </w:r>
            <w:r w:rsidRPr="002D52E1">
              <w:rPr>
                <w:spacing w:val="-59"/>
              </w:rPr>
              <w:t xml:space="preserve"> </w:t>
            </w:r>
            <w:r w:rsidRPr="002D52E1">
              <w:t>Service</w:t>
            </w:r>
            <w:r w:rsidRPr="002D52E1">
              <w:rPr>
                <w:spacing w:val="-2"/>
              </w:rPr>
              <w:t xml:space="preserve"> </w:t>
            </w:r>
            <w:r w:rsidRPr="002D52E1">
              <w:t>or</w:t>
            </w:r>
            <w:r w:rsidRPr="002D52E1">
              <w:rPr>
                <w:spacing w:val="-2"/>
              </w:rPr>
              <w:t xml:space="preserve"> </w:t>
            </w:r>
            <w:r w:rsidRPr="002D52E1">
              <w:t>Local</w:t>
            </w:r>
            <w:r w:rsidRPr="002D52E1">
              <w:rPr>
                <w:spacing w:val="-2"/>
              </w:rPr>
              <w:t xml:space="preserve"> </w:t>
            </w:r>
            <w:r w:rsidRPr="002D52E1">
              <w:t>Filesystem</w:t>
            </w:r>
          </w:p>
          <w:p w14:paraId="2BBB120C" w14:textId="4D5DA855" w:rsidR="00D92847" w:rsidRPr="002D52E1" w:rsidRDefault="00D92847" w:rsidP="002D52E1">
            <w:pPr>
              <w:spacing w:line="240" w:lineRule="auto"/>
              <w:ind w:left="120"/>
              <w:jc w:val="both"/>
              <w:rPr>
                <w:rFonts w:eastAsia="Times New Roman"/>
                <w:lang w:val="en-US" w:eastAsia="en-US"/>
              </w:rPr>
            </w:pPr>
          </w:p>
        </w:tc>
      </w:tr>
      <w:tr w:rsidR="00D92847" w:rsidRPr="00D92847" w14:paraId="7B5EC67A" w14:textId="77777777" w:rsidTr="002D52E1">
        <w:trPr>
          <w:trHeight w:val="26"/>
        </w:trPr>
        <w:tc>
          <w:tcPr>
            <w:tcW w:w="0" w:type="auto"/>
            <w:hideMark/>
          </w:tcPr>
          <w:p w14:paraId="77423F3B" w14:textId="548A4A78" w:rsidR="00D92847" w:rsidRPr="00D92847" w:rsidRDefault="00D92847" w:rsidP="00D92847">
            <w:pPr>
              <w:spacing w:line="240" w:lineRule="auto"/>
              <w:jc w:val="center"/>
              <w:rPr>
                <w:rFonts w:ascii="Times New Roman" w:eastAsia="Times New Roman" w:hAnsi="Times New Roman" w:cs="Times New Roman"/>
                <w:sz w:val="24"/>
                <w:szCs w:val="24"/>
                <w:lang w:val="en-US" w:eastAsia="en-US"/>
              </w:rPr>
            </w:pPr>
            <w:r w:rsidRPr="00D92847">
              <w:rPr>
                <w:rFonts w:ascii="Cambria" w:eastAsia="Times New Roman" w:hAnsi="Cambria" w:cs="Times New Roman"/>
                <w:color w:val="000000"/>
                <w:sz w:val="20"/>
                <w:szCs w:val="20"/>
                <w:lang w:val="en-US" w:eastAsia="en-US"/>
              </w:rPr>
              <w:t>6.</w:t>
            </w:r>
          </w:p>
        </w:tc>
        <w:tc>
          <w:tcPr>
            <w:tcW w:w="0" w:type="auto"/>
            <w:hideMark/>
          </w:tcPr>
          <w:p w14:paraId="06FAA568" w14:textId="77777777" w:rsidR="002D52E1" w:rsidRPr="002D52E1" w:rsidRDefault="002D52E1" w:rsidP="002D52E1">
            <w:pPr>
              <w:jc w:val="both"/>
              <w:rPr>
                <w:rFonts w:eastAsia="SimSun"/>
                <w:lang w:val="en-IN"/>
              </w:rPr>
            </w:pPr>
            <w:r w:rsidRPr="002D52E1">
              <w:t>Machine</w:t>
            </w:r>
            <w:r w:rsidRPr="002D52E1">
              <w:rPr>
                <w:spacing w:val="-7"/>
              </w:rPr>
              <w:t xml:space="preserve"> </w:t>
            </w:r>
            <w:r w:rsidRPr="002D52E1">
              <w:t>Learning</w:t>
            </w:r>
            <w:r w:rsidRPr="002D52E1">
              <w:rPr>
                <w:spacing w:val="-6"/>
              </w:rPr>
              <w:t xml:space="preserve"> </w:t>
            </w:r>
            <w:r w:rsidRPr="002D52E1">
              <w:t>Model</w:t>
            </w:r>
          </w:p>
          <w:p w14:paraId="4380A222" w14:textId="72924428" w:rsidR="00D92847" w:rsidRPr="002D52E1" w:rsidRDefault="00D92847" w:rsidP="002D52E1">
            <w:pPr>
              <w:spacing w:line="240" w:lineRule="auto"/>
              <w:ind w:left="140"/>
              <w:jc w:val="both"/>
              <w:rPr>
                <w:rFonts w:eastAsia="Times New Roman"/>
                <w:lang w:val="en-US" w:eastAsia="en-US"/>
              </w:rPr>
            </w:pPr>
          </w:p>
        </w:tc>
        <w:tc>
          <w:tcPr>
            <w:tcW w:w="0" w:type="auto"/>
            <w:hideMark/>
          </w:tcPr>
          <w:p w14:paraId="707409A4" w14:textId="77777777" w:rsidR="002D52E1" w:rsidRPr="002D52E1" w:rsidRDefault="002D52E1" w:rsidP="002D52E1">
            <w:pPr>
              <w:pStyle w:val="TableParagraph"/>
              <w:ind w:right="92"/>
              <w:jc w:val="both"/>
              <w:rPr>
                <w:rFonts w:ascii="Arial" w:hAnsi="Arial" w:cs="Arial"/>
              </w:rPr>
            </w:pPr>
            <w:r w:rsidRPr="002D52E1">
              <w:rPr>
                <w:rFonts w:ascii="Arial" w:hAnsi="Arial" w:cs="Arial"/>
              </w:rPr>
              <w:t>Long</w:t>
            </w:r>
            <w:r w:rsidRPr="002D52E1">
              <w:rPr>
                <w:rFonts w:ascii="Arial" w:hAnsi="Arial" w:cs="Arial"/>
                <w:spacing w:val="1"/>
              </w:rPr>
              <w:t xml:space="preserve"> </w:t>
            </w:r>
            <w:r w:rsidRPr="002D52E1">
              <w:rPr>
                <w:rFonts w:ascii="Arial" w:hAnsi="Arial" w:cs="Arial"/>
              </w:rPr>
              <w:t>short-term</w:t>
            </w:r>
            <w:r w:rsidRPr="002D52E1">
              <w:rPr>
                <w:rFonts w:ascii="Arial" w:hAnsi="Arial" w:cs="Arial"/>
                <w:spacing w:val="1"/>
              </w:rPr>
              <w:t xml:space="preserve"> </w:t>
            </w:r>
            <w:r w:rsidRPr="002D52E1">
              <w:rPr>
                <w:rFonts w:ascii="Arial" w:hAnsi="Arial" w:cs="Arial"/>
              </w:rPr>
              <w:t>memory</w:t>
            </w:r>
            <w:r w:rsidRPr="002D52E1">
              <w:rPr>
                <w:rFonts w:ascii="Arial" w:hAnsi="Arial" w:cs="Arial"/>
                <w:spacing w:val="1"/>
              </w:rPr>
              <w:t xml:space="preserve"> </w:t>
            </w:r>
            <w:r w:rsidRPr="002D52E1">
              <w:rPr>
                <w:rFonts w:ascii="Arial" w:hAnsi="Arial" w:cs="Arial"/>
              </w:rPr>
              <w:t>(LSTM)</w:t>
            </w:r>
            <w:r w:rsidRPr="002D52E1">
              <w:rPr>
                <w:rFonts w:ascii="Arial" w:hAnsi="Arial" w:cs="Arial"/>
                <w:spacing w:val="1"/>
              </w:rPr>
              <w:t xml:space="preserve"> </w:t>
            </w:r>
            <w:r w:rsidRPr="002D52E1">
              <w:rPr>
                <w:rFonts w:ascii="Arial" w:hAnsi="Arial" w:cs="Arial"/>
              </w:rPr>
              <w:t>is</w:t>
            </w:r>
            <w:r w:rsidRPr="002D52E1">
              <w:rPr>
                <w:rFonts w:ascii="Arial" w:hAnsi="Arial" w:cs="Arial"/>
                <w:spacing w:val="1"/>
              </w:rPr>
              <w:t xml:space="preserve"> </w:t>
            </w:r>
            <w:r w:rsidRPr="002D52E1">
              <w:rPr>
                <w:rFonts w:ascii="Arial" w:hAnsi="Arial" w:cs="Arial"/>
              </w:rPr>
              <w:t>an</w:t>
            </w:r>
            <w:r w:rsidRPr="002D52E1">
              <w:rPr>
                <w:rFonts w:ascii="Arial" w:hAnsi="Arial" w:cs="Arial"/>
                <w:spacing w:val="1"/>
              </w:rPr>
              <w:t xml:space="preserve"> </w:t>
            </w:r>
            <w:r w:rsidRPr="002D52E1">
              <w:rPr>
                <w:rFonts w:ascii="Arial" w:hAnsi="Arial" w:cs="Arial"/>
              </w:rPr>
              <w:t>artificial</w:t>
            </w:r>
            <w:r w:rsidRPr="002D52E1">
              <w:rPr>
                <w:rFonts w:ascii="Arial" w:hAnsi="Arial" w:cs="Arial"/>
                <w:spacing w:val="1"/>
              </w:rPr>
              <w:t xml:space="preserve"> </w:t>
            </w:r>
            <w:r w:rsidRPr="002D52E1">
              <w:rPr>
                <w:rFonts w:ascii="Arial" w:hAnsi="Arial" w:cs="Arial"/>
              </w:rPr>
              <w:t>neural network. Unlike standard feedforward neural</w:t>
            </w:r>
            <w:r w:rsidRPr="002D52E1">
              <w:rPr>
                <w:rFonts w:ascii="Arial" w:hAnsi="Arial" w:cs="Arial"/>
                <w:spacing w:val="-59"/>
              </w:rPr>
              <w:t xml:space="preserve"> </w:t>
            </w:r>
            <w:r w:rsidRPr="002D52E1">
              <w:rPr>
                <w:rFonts w:ascii="Arial" w:hAnsi="Arial" w:cs="Arial"/>
              </w:rPr>
              <w:t>networks,</w:t>
            </w:r>
            <w:r w:rsidRPr="002D52E1">
              <w:rPr>
                <w:rFonts w:ascii="Arial" w:hAnsi="Arial" w:cs="Arial"/>
                <w:spacing w:val="-3"/>
              </w:rPr>
              <w:t xml:space="preserve"> </w:t>
            </w:r>
            <w:r w:rsidRPr="002D52E1">
              <w:rPr>
                <w:rFonts w:ascii="Arial" w:hAnsi="Arial" w:cs="Arial"/>
              </w:rPr>
              <w:t>LSTM</w:t>
            </w:r>
            <w:r w:rsidRPr="002D52E1">
              <w:rPr>
                <w:rFonts w:ascii="Arial" w:hAnsi="Arial" w:cs="Arial"/>
                <w:spacing w:val="-3"/>
              </w:rPr>
              <w:t xml:space="preserve"> </w:t>
            </w:r>
            <w:r w:rsidRPr="002D52E1">
              <w:rPr>
                <w:rFonts w:ascii="Arial" w:hAnsi="Arial" w:cs="Arial"/>
              </w:rPr>
              <w:t>has</w:t>
            </w:r>
            <w:r w:rsidRPr="002D52E1">
              <w:rPr>
                <w:rFonts w:ascii="Arial" w:hAnsi="Arial" w:cs="Arial"/>
                <w:spacing w:val="-2"/>
              </w:rPr>
              <w:t xml:space="preserve"> </w:t>
            </w:r>
            <w:r w:rsidRPr="002D52E1">
              <w:rPr>
                <w:rFonts w:ascii="Arial" w:hAnsi="Arial" w:cs="Arial"/>
              </w:rPr>
              <w:t>feedback</w:t>
            </w:r>
            <w:r w:rsidRPr="002D52E1">
              <w:rPr>
                <w:rFonts w:ascii="Arial" w:hAnsi="Arial" w:cs="Arial"/>
                <w:spacing w:val="-3"/>
              </w:rPr>
              <w:t xml:space="preserve"> </w:t>
            </w:r>
            <w:r w:rsidRPr="002D52E1">
              <w:rPr>
                <w:rFonts w:ascii="Arial" w:hAnsi="Arial" w:cs="Arial"/>
              </w:rPr>
              <w:t>connections</w:t>
            </w:r>
          </w:p>
          <w:p w14:paraId="2EA2C9F2" w14:textId="77777777" w:rsidR="002D52E1" w:rsidRPr="002D52E1" w:rsidRDefault="002D52E1" w:rsidP="002D52E1">
            <w:pPr>
              <w:pStyle w:val="TableParagraph"/>
              <w:spacing w:before="5"/>
              <w:ind w:left="0"/>
              <w:jc w:val="both"/>
              <w:rPr>
                <w:rFonts w:ascii="Arial" w:eastAsia="Arial MT" w:hAnsi="Arial" w:cs="Arial"/>
                <w:b/>
              </w:rPr>
            </w:pPr>
            <w:r w:rsidRPr="002D52E1">
              <w:rPr>
                <w:rFonts w:ascii="Arial" w:eastAsia="Arial MT" w:hAnsi="Arial" w:cs="Arial"/>
                <w:b/>
              </w:rPr>
              <w:t xml:space="preserve"> </w:t>
            </w:r>
          </w:p>
          <w:p w14:paraId="362A1C03" w14:textId="77777777" w:rsidR="002D52E1" w:rsidRPr="002D52E1" w:rsidRDefault="002D52E1" w:rsidP="002D52E1">
            <w:pPr>
              <w:jc w:val="both"/>
              <w:rPr>
                <w:rFonts w:eastAsia="Times New Roman"/>
              </w:rPr>
            </w:pPr>
            <w:r w:rsidRPr="002D52E1">
              <w:t>GRU Gated recurrent units is like a long short-term</w:t>
            </w:r>
            <w:r w:rsidRPr="002D52E1">
              <w:rPr>
                <w:spacing w:val="-59"/>
              </w:rPr>
              <w:t xml:space="preserve"> </w:t>
            </w:r>
            <w:r w:rsidRPr="002D52E1">
              <w:t>memory (LSTM) with a forget gate, but has fewer</w:t>
            </w:r>
            <w:r w:rsidRPr="002D52E1">
              <w:rPr>
                <w:spacing w:val="1"/>
              </w:rPr>
              <w:t xml:space="preserve"> </w:t>
            </w:r>
            <w:r w:rsidRPr="002D52E1">
              <w:t>parameters</w:t>
            </w:r>
            <w:r w:rsidRPr="002D52E1">
              <w:rPr>
                <w:spacing w:val="-4"/>
              </w:rPr>
              <w:t xml:space="preserve"> </w:t>
            </w:r>
            <w:r w:rsidRPr="002D52E1">
              <w:t>than</w:t>
            </w:r>
            <w:r w:rsidRPr="002D52E1">
              <w:rPr>
                <w:spacing w:val="-4"/>
              </w:rPr>
              <w:t xml:space="preserve"> </w:t>
            </w:r>
            <w:r w:rsidRPr="002D52E1">
              <w:t>LSTM,</w:t>
            </w:r>
            <w:r w:rsidRPr="002D52E1">
              <w:rPr>
                <w:spacing w:val="-4"/>
              </w:rPr>
              <w:t xml:space="preserve"> </w:t>
            </w:r>
            <w:r w:rsidRPr="002D52E1">
              <w:t>as</w:t>
            </w:r>
            <w:r w:rsidRPr="002D52E1">
              <w:rPr>
                <w:spacing w:val="-4"/>
              </w:rPr>
              <w:t xml:space="preserve"> </w:t>
            </w:r>
            <w:r w:rsidRPr="002D52E1">
              <w:t>it</w:t>
            </w:r>
            <w:r w:rsidRPr="002D52E1">
              <w:rPr>
                <w:spacing w:val="-4"/>
              </w:rPr>
              <w:t xml:space="preserve"> </w:t>
            </w:r>
            <w:r w:rsidRPr="002D52E1">
              <w:t>lacks</w:t>
            </w:r>
            <w:r w:rsidRPr="002D52E1">
              <w:rPr>
                <w:spacing w:val="-4"/>
              </w:rPr>
              <w:t xml:space="preserve"> </w:t>
            </w:r>
            <w:r w:rsidRPr="002D52E1">
              <w:t>an</w:t>
            </w:r>
            <w:r w:rsidRPr="002D52E1">
              <w:rPr>
                <w:spacing w:val="-4"/>
              </w:rPr>
              <w:t xml:space="preserve"> </w:t>
            </w:r>
            <w:r w:rsidRPr="002D52E1">
              <w:t>output</w:t>
            </w:r>
            <w:r w:rsidRPr="002D52E1">
              <w:rPr>
                <w:spacing w:val="-4"/>
              </w:rPr>
              <w:t xml:space="preserve"> </w:t>
            </w:r>
            <w:r w:rsidRPr="002D52E1">
              <w:t>gate.</w:t>
            </w:r>
          </w:p>
          <w:p w14:paraId="38D8DB2D" w14:textId="74D744B3" w:rsidR="00D92847" w:rsidRPr="002D52E1" w:rsidRDefault="00D92847" w:rsidP="002D52E1">
            <w:pPr>
              <w:spacing w:line="240" w:lineRule="auto"/>
              <w:ind w:left="120"/>
              <w:jc w:val="both"/>
              <w:rPr>
                <w:rFonts w:eastAsia="Times New Roman"/>
                <w:lang w:val="en-US" w:eastAsia="en-US"/>
              </w:rPr>
            </w:pPr>
          </w:p>
        </w:tc>
        <w:tc>
          <w:tcPr>
            <w:tcW w:w="0" w:type="auto"/>
            <w:hideMark/>
          </w:tcPr>
          <w:p w14:paraId="379E05C6" w14:textId="77777777" w:rsidR="002D52E1" w:rsidRPr="002D52E1" w:rsidRDefault="002D52E1" w:rsidP="002D52E1">
            <w:pPr>
              <w:jc w:val="both"/>
              <w:rPr>
                <w:rFonts w:eastAsia="SimSun"/>
                <w:lang w:val="en-IN"/>
              </w:rPr>
            </w:pPr>
            <w:r w:rsidRPr="002D52E1">
              <w:t>Object</w:t>
            </w:r>
            <w:r w:rsidRPr="002D52E1">
              <w:rPr>
                <w:spacing w:val="-7"/>
              </w:rPr>
              <w:t xml:space="preserve"> </w:t>
            </w:r>
            <w:r w:rsidRPr="002D52E1">
              <w:t>Recognition</w:t>
            </w:r>
            <w:r w:rsidRPr="002D52E1">
              <w:rPr>
                <w:spacing w:val="-6"/>
              </w:rPr>
              <w:t xml:space="preserve"> </w:t>
            </w:r>
            <w:r w:rsidRPr="002D52E1">
              <w:t>Model,</w:t>
            </w:r>
            <w:r w:rsidRPr="002D52E1">
              <w:rPr>
                <w:spacing w:val="-7"/>
              </w:rPr>
              <w:t xml:space="preserve"> </w:t>
            </w:r>
            <w:r w:rsidRPr="002D52E1">
              <w:t>etc</w:t>
            </w:r>
          </w:p>
          <w:p w14:paraId="725D2B9B" w14:textId="01737FE4" w:rsidR="00D92847" w:rsidRPr="002D52E1" w:rsidRDefault="00D92847" w:rsidP="002D52E1">
            <w:pPr>
              <w:spacing w:line="240" w:lineRule="auto"/>
              <w:ind w:left="120"/>
              <w:jc w:val="both"/>
              <w:rPr>
                <w:rFonts w:eastAsia="Times New Roman"/>
                <w:lang w:val="en-US" w:eastAsia="en-US"/>
              </w:rPr>
            </w:pPr>
          </w:p>
        </w:tc>
      </w:tr>
      <w:tr w:rsidR="00D92847" w:rsidRPr="00D92847" w14:paraId="78AEB681" w14:textId="77777777" w:rsidTr="002D52E1">
        <w:trPr>
          <w:trHeight w:val="26"/>
        </w:trPr>
        <w:tc>
          <w:tcPr>
            <w:tcW w:w="0" w:type="auto"/>
            <w:hideMark/>
          </w:tcPr>
          <w:p w14:paraId="7DF1292F" w14:textId="6B31F7C1" w:rsidR="00D92847" w:rsidRPr="00D92847" w:rsidRDefault="00D92847" w:rsidP="00D92847">
            <w:pPr>
              <w:spacing w:line="240" w:lineRule="auto"/>
              <w:jc w:val="center"/>
              <w:rPr>
                <w:rFonts w:ascii="Times New Roman" w:eastAsia="Times New Roman" w:hAnsi="Times New Roman" w:cs="Times New Roman"/>
                <w:sz w:val="24"/>
                <w:szCs w:val="24"/>
                <w:lang w:val="en-US" w:eastAsia="en-US"/>
              </w:rPr>
            </w:pPr>
            <w:r w:rsidRPr="00D92847">
              <w:rPr>
                <w:rFonts w:ascii="Cambria" w:eastAsia="Times New Roman" w:hAnsi="Cambria" w:cs="Times New Roman"/>
                <w:color w:val="000000"/>
                <w:sz w:val="20"/>
                <w:szCs w:val="20"/>
                <w:lang w:val="en-US" w:eastAsia="en-US"/>
              </w:rPr>
              <w:t>7.</w:t>
            </w:r>
          </w:p>
        </w:tc>
        <w:tc>
          <w:tcPr>
            <w:tcW w:w="0" w:type="auto"/>
            <w:hideMark/>
          </w:tcPr>
          <w:p w14:paraId="79F61A6A" w14:textId="77777777" w:rsidR="002D52E1" w:rsidRPr="002D52E1" w:rsidRDefault="002D52E1" w:rsidP="002D52E1">
            <w:pPr>
              <w:jc w:val="both"/>
              <w:rPr>
                <w:rFonts w:eastAsia="SimSun"/>
                <w:lang w:val="en-IN"/>
              </w:rPr>
            </w:pPr>
            <w:r w:rsidRPr="002D52E1">
              <w:t>Infrastructure</w:t>
            </w:r>
            <w:r w:rsidRPr="002D52E1">
              <w:rPr>
                <w:spacing w:val="-7"/>
              </w:rPr>
              <w:t xml:space="preserve"> </w:t>
            </w:r>
            <w:r w:rsidRPr="002D52E1">
              <w:t>(Server</w:t>
            </w:r>
            <w:r w:rsidRPr="002D52E1">
              <w:rPr>
                <w:spacing w:val="-7"/>
              </w:rPr>
              <w:t xml:space="preserve"> </w:t>
            </w:r>
            <w:r w:rsidRPr="002D52E1">
              <w:t>/</w:t>
            </w:r>
            <w:r w:rsidRPr="002D52E1">
              <w:rPr>
                <w:spacing w:val="-7"/>
              </w:rPr>
              <w:t xml:space="preserve"> </w:t>
            </w:r>
            <w:r w:rsidRPr="002D52E1">
              <w:t>Cloud)</w:t>
            </w:r>
          </w:p>
          <w:p w14:paraId="27C5DB73" w14:textId="704DB8A6" w:rsidR="00D92847" w:rsidRPr="002D52E1" w:rsidRDefault="00D92847" w:rsidP="002D52E1">
            <w:pPr>
              <w:spacing w:line="240" w:lineRule="auto"/>
              <w:ind w:left="140"/>
              <w:jc w:val="both"/>
              <w:rPr>
                <w:rFonts w:eastAsia="Times New Roman"/>
                <w:lang w:val="en-US" w:eastAsia="en-US"/>
              </w:rPr>
            </w:pPr>
          </w:p>
        </w:tc>
        <w:tc>
          <w:tcPr>
            <w:tcW w:w="0" w:type="auto"/>
            <w:hideMark/>
          </w:tcPr>
          <w:p w14:paraId="45F38E1F" w14:textId="77777777" w:rsidR="002D52E1" w:rsidRPr="002D52E1" w:rsidRDefault="002D52E1" w:rsidP="002D52E1">
            <w:pPr>
              <w:pStyle w:val="TableParagraph"/>
              <w:jc w:val="both"/>
              <w:rPr>
                <w:rFonts w:ascii="Arial" w:hAnsi="Arial" w:cs="Arial"/>
              </w:rPr>
            </w:pPr>
            <w:r w:rsidRPr="002D52E1">
              <w:rPr>
                <w:rFonts w:ascii="Arial" w:hAnsi="Arial" w:cs="Arial"/>
              </w:rPr>
              <w:t>Application Deployment on Local System / Cloud</w:t>
            </w:r>
            <w:r w:rsidRPr="002D52E1">
              <w:rPr>
                <w:rFonts w:ascii="Arial" w:hAnsi="Arial" w:cs="Arial"/>
                <w:spacing w:val="1"/>
              </w:rPr>
              <w:t xml:space="preserve"> </w:t>
            </w:r>
            <w:r w:rsidRPr="002D52E1">
              <w:rPr>
                <w:rFonts w:ascii="Arial" w:hAnsi="Arial" w:cs="Arial"/>
              </w:rPr>
              <w:t>Local</w:t>
            </w:r>
            <w:r w:rsidRPr="002D52E1">
              <w:rPr>
                <w:rFonts w:ascii="Arial" w:hAnsi="Arial" w:cs="Arial"/>
                <w:spacing w:val="4"/>
              </w:rPr>
              <w:t xml:space="preserve"> </w:t>
            </w:r>
            <w:r w:rsidRPr="002D52E1">
              <w:rPr>
                <w:rFonts w:ascii="Arial" w:hAnsi="Arial" w:cs="Arial"/>
              </w:rPr>
              <w:t>Server</w:t>
            </w:r>
            <w:r w:rsidRPr="002D52E1">
              <w:rPr>
                <w:rFonts w:ascii="Arial" w:hAnsi="Arial" w:cs="Arial"/>
                <w:spacing w:val="50"/>
              </w:rPr>
              <w:t xml:space="preserve"> </w:t>
            </w:r>
            <w:r w:rsidRPr="002D52E1">
              <w:rPr>
                <w:rFonts w:ascii="Arial" w:hAnsi="Arial" w:cs="Arial"/>
              </w:rPr>
              <w:t>Configuration:</w:t>
            </w:r>
            <w:r w:rsidRPr="002D52E1">
              <w:rPr>
                <w:rFonts w:ascii="Arial" w:hAnsi="Arial" w:cs="Arial"/>
                <w:spacing w:val="50"/>
              </w:rPr>
              <w:t xml:space="preserve"> </w:t>
            </w:r>
            <w:r w:rsidRPr="002D52E1">
              <w:rPr>
                <w:rFonts w:ascii="Arial" w:hAnsi="Arial" w:cs="Arial"/>
              </w:rPr>
              <w:t>2.5Ghz</w:t>
            </w:r>
            <w:r w:rsidRPr="002D52E1">
              <w:rPr>
                <w:rFonts w:ascii="Arial" w:hAnsi="Arial" w:cs="Arial"/>
                <w:spacing w:val="51"/>
              </w:rPr>
              <w:t xml:space="preserve"> </w:t>
            </w:r>
            <w:r w:rsidRPr="002D52E1">
              <w:rPr>
                <w:rFonts w:ascii="Arial" w:hAnsi="Arial" w:cs="Arial"/>
              </w:rPr>
              <w:t>processor,</w:t>
            </w:r>
            <w:r w:rsidRPr="002D52E1">
              <w:rPr>
                <w:rFonts w:ascii="Arial" w:hAnsi="Arial" w:cs="Arial"/>
                <w:spacing w:val="50"/>
              </w:rPr>
              <w:t xml:space="preserve"> </w:t>
            </w:r>
            <w:r w:rsidRPr="002D52E1">
              <w:rPr>
                <w:rFonts w:ascii="Arial" w:hAnsi="Arial" w:cs="Arial"/>
              </w:rPr>
              <w:t>8</w:t>
            </w:r>
            <w:r w:rsidRPr="002D52E1">
              <w:rPr>
                <w:rFonts w:ascii="Arial" w:hAnsi="Arial" w:cs="Arial"/>
                <w:spacing w:val="-59"/>
              </w:rPr>
              <w:t xml:space="preserve"> </w:t>
            </w:r>
            <w:r w:rsidRPr="002D52E1">
              <w:rPr>
                <w:rFonts w:ascii="Arial" w:hAnsi="Arial" w:cs="Arial"/>
              </w:rPr>
              <w:t>GB</w:t>
            </w:r>
            <w:r w:rsidRPr="002D52E1">
              <w:rPr>
                <w:rFonts w:ascii="Arial" w:hAnsi="Arial" w:cs="Arial"/>
                <w:spacing w:val="-2"/>
              </w:rPr>
              <w:t xml:space="preserve"> </w:t>
            </w:r>
            <w:r w:rsidRPr="002D52E1">
              <w:rPr>
                <w:rFonts w:ascii="Arial" w:hAnsi="Arial" w:cs="Arial"/>
              </w:rPr>
              <w:t>RAM</w:t>
            </w:r>
          </w:p>
          <w:p w14:paraId="2BA0224A" w14:textId="5CFDBFA4" w:rsidR="002D52E1" w:rsidRPr="002D52E1" w:rsidRDefault="002D52E1" w:rsidP="002D52E1">
            <w:pPr>
              <w:jc w:val="both"/>
            </w:pPr>
            <w:r w:rsidRPr="002D52E1">
              <w:t>Cloud</w:t>
            </w:r>
            <w:r w:rsidRPr="002D52E1">
              <w:rPr>
                <w:spacing w:val="-5"/>
              </w:rPr>
              <w:t xml:space="preserve"> </w:t>
            </w:r>
            <w:r w:rsidRPr="002D52E1">
              <w:t>Server</w:t>
            </w:r>
            <w:r w:rsidRPr="002D52E1">
              <w:rPr>
                <w:spacing w:val="-4"/>
              </w:rPr>
              <w:t xml:space="preserve"> </w:t>
            </w:r>
            <w:r w:rsidRPr="002D52E1">
              <w:t>Configuration</w:t>
            </w:r>
            <w:r w:rsidRPr="002D52E1">
              <w:rPr>
                <w:spacing w:val="-4"/>
              </w:rPr>
              <w:t>:</w:t>
            </w:r>
            <w:r w:rsidRPr="002D52E1">
              <w:rPr>
                <w:spacing w:val="-5"/>
              </w:rPr>
              <w:t xml:space="preserve"> </w:t>
            </w:r>
            <w:r w:rsidRPr="002D52E1">
              <w:t>4</w:t>
            </w:r>
            <w:r w:rsidRPr="002D52E1">
              <w:rPr>
                <w:spacing w:val="-4"/>
              </w:rPr>
              <w:t xml:space="preserve"> </w:t>
            </w:r>
            <w:r w:rsidRPr="002D52E1">
              <w:t>GB</w:t>
            </w:r>
            <w:r w:rsidRPr="002D52E1">
              <w:rPr>
                <w:spacing w:val="-4"/>
              </w:rPr>
              <w:t xml:space="preserve"> </w:t>
            </w:r>
            <w:r w:rsidRPr="002D52E1">
              <w:t>GPU</w:t>
            </w:r>
          </w:p>
          <w:p w14:paraId="6C80897D" w14:textId="430368C6" w:rsidR="00D92847" w:rsidRPr="002D52E1" w:rsidRDefault="00D92847" w:rsidP="002D52E1">
            <w:pPr>
              <w:spacing w:line="240" w:lineRule="auto"/>
              <w:ind w:left="120"/>
              <w:jc w:val="both"/>
              <w:rPr>
                <w:rFonts w:eastAsia="Times New Roman"/>
                <w:lang w:val="en-US" w:eastAsia="en-US"/>
              </w:rPr>
            </w:pPr>
          </w:p>
        </w:tc>
        <w:tc>
          <w:tcPr>
            <w:tcW w:w="0" w:type="auto"/>
            <w:hideMark/>
          </w:tcPr>
          <w:p w14:paraId="4F3617FF" w14:textId="77777777" w:rsidR="002D52E1" w:rsidRPr="002D52E1" w:rsidRDefault="002D52E1" w:rsidP="002D52E1">
            <w:pPr>
              <w:jc w:val="both"/>
              <w:rPr>
                <w:rFonts w:eastAsia="SimSun"/>
                <w:lang w:val="en-IN"/>
              </w:rPr>
            </w:pPr>
            <w:r w:rsidRPr="002D52E1">
              <w:t>Local,</w:t>
            </w:r>
            <w:r w:rsidRPr="002D52E1">
              <w:rPr>
                <w:spacing w:val="-10"/>
              </w:rPr>
              <w:t xml:space="preserve"> </w:t>
            </w:r>
            <w:r w:rsidRPr="002D52E1">
              <w:t>Cloud</w:t>
            </w:r>
            <w:r w:rsidRPr="002D52E1">
              <w:rPr>
                <w:spacing w:val="-10"/>
              </w:rPr>
              <w:t xml:space="preserve"> </w:t>
            </w:r>
            <w:r w:rsidRPr="002D52E1">
              <w:t>Foundry,</w:t>
            </w:r>
            <w:r w:rsidRPr="002D52E1">
              <w:rPr>
                <w:spacing w:val="-9"/>
              </w:rPr>
              <w:t xml:space="preserve"> </w:t>
            </w:r>
            <w:r w:rsidRPr="002D52E1">
              <w:t>Kubernetes,</w:t>
            </w:r>
            <w:r w:rsidRPr="002D52E1">
              <w:rPr>
                <w:spacing w:val="-10"/>
              </w:rPr>
              <w:t xml:space="preserve"> </w:t>
            </w:r>
            <w:r w:rsidRPr="002D52E1">
              <w:t>etc.</w:t>
            </w:r>
          </w:p>
          <w:p w14:paraId="1A2781E4" w14:textId="46FE00DB" w:rsidR="00D92847" w:rsidRPr="002D52E1" w:rsidRDefault="00D92847" w:rsidP="002D52E1">
            <w:pPr>
              <w:spacing w:before="240" w:line="240" w:lineRule="auto"/>
              <w:ind w:left="120"/>
              <w:jc w:val="both"/>
              <w:rPr>
                <w:rFonts w:eastAsia="Times New Roman"/>
                <w:lang w:val="en-US" w:eastAsia="en-US"/>
              </w:rPr>
            </w:pPr>
          </w:p>
        </w:tc>
      </w:tr>
    </w:tbl>
    <w:p w14:paraId="3B8B4D60" w14:textId="6E36563F" w:rsidR="00D92847" w:rsidRDefault="00D92847" w:rsidP="00EC12C2">
      <w:pPr>
        <w:spacing w:line="240" w:lineRule="auto"/>
      </w:pPr>
    </w:p>
    <w:p w14:paraId="15E1905A" w14:textId="4A1B8BDB" w:rsidR="00D92847" w:rsidRDefault="00D92847" w:rsidP="00EC12C2">
      <w:pPr>
        <w:spacing w:line="240" w:lineRule="auto"/>
        <w:jc w:val="center"/>
        <w:rPr>
          <w:b/>
          <w:bCs/>
        </w:rPr>
      </w:pPr>
      <w:r w:rsidRPr="00D92847">
        <w:rPr>
          <w:b/>
          <w:bCs/>
        </w:rPr>
        <w:t>Table 5.2.1 – Components and Technologies</w:t>
      </w:r>
    </w:p>
    <w:p w14:paraId="1DD13C88" w14:textId="77777777" w:rsidR="002D52E1" w:rsidRDefault="002D52E1" w:rsidP="00EC12C2">
      <w:pPr>
        <w:spacing w:line="240" w:lineRule="auto"/>
        <w:jc w:val="center"/>
        <w:rPr>
          <w:b/>
          <w:bCs/>
        </w:rPr>
      </w:pPr>
    </w:p>
    <w:p w14:paraId="3B7C5D17" w14:textId="77777777" w:rsidR="002D52E1" w:rsidRDefault="002D52E1" w:rsidP="00D92847">
      <w:pPr>
        <w:pStyle w:val="Heading3"/>
        <w:rPr>
          <w:rFonts w:ascii="Arial" w:hAnsi="Arial" w:cs="Arial"/>
          <w:b/>
          <w:bCs/>
          <w:color w:val="auto"/>
        </w:rPr>
      </w:pPr>
      <w:bookmarkStart w:id="73" w:name="_Toc119438987"/>
      <w:bookmarkStart w:id="74" w:name="_Toc119444599"/>
      <w:bookmarkStart w:id="75" w:name="_Toc119444984"/>
    </w:p>
    <w:p w14:paraId="7C37E89E" w14:textId="73F28F9D" w:rsidR="00D92847" w:rsidRDefault="00D92847" w:rsidP="00D92847">
      <w:pPr>
        <w:pStyle w:val="Heading3"/>
        <w:rPr>
          <w:rFonts w:ascii="Arial" w:hAnsi="Arial" w:cs="Arial"/>
          <w:b/>
          <w:bCs/>
          <w:color w:val="auto"/>
        </w:rPr>
      </w:pPr>
      <w:bookmarkStart w:id="76" w:name="_Toc119791191"/>
      <w:r w:rsidRPr="00D92847">
        <w:rPr>
          <w:rFonts w:ascii="Arial" w:hAnsi="Arial" w:cs="Arial"/>
          <w:b/>
          <w:bCs/>
          <w:color w:val="auto"/>
        </w:rPr>
        <w:t>5.2.2 Ap</w:t>
      </w:r>
      <w:r>
        <w:rPr>
          <w:rFonts w:ascii="Arial" w:hAnsi="Arial" w:cs="Arial"/>
          <w:b/>
          <w:bCs/>
          <w:color w:val="auto"/>
        </w:rPr>
        <w:t>p</w:t>
      </w:r>
      <w:r w:rsidRPr="00D92847">
        <w:rPr>
          <w:rFonts w:ascii="Arial" w:hAnsi="Arial" w:cs="Arial"/>
          <w:b/>
          <w:bCs/>
          <w:color w:val="auto"/>
        </w:rPr>
        <w:t>lication Characteristics</w:t>
      </w:r>
      <w:bookmarkEnd w:id="73"/>
      <w:bookmarkEnd w:id="74"/>
      <w:bookmarkEnd w:id="75"/>
      <w:bookmarkEnd w:id="76"/>
    </w:p>
    <w:p w14:paraId="689F43C0" w14:textId="40F71B27" w:rsidR="002D52E1" w:rsidRDefault="002D52E1" w:rsidP="002D52E1"/>
    <w:tbl>
      <w:tblPr>
        <w:tblStyle w:val="TableGrid"/>
        <w:tblW w:w="0" w:type="auto"/>
        <w:tblLayout w:type="fixed"/>
        <w:tblLook w:val="04A0" w:firstRow="1" w:lastRow="0" w:firstColumn="1" w:lastColumn="0" w:noHBand="0" w:noVBand="1"/>
      </w:tblPr>
      <w:tblGrid>
        <w:gridCol w:w="988"/>
        <w:gridCol w:w="2016"/>
        <w:gridCol w:w="2977"/>
        <w:gridCol w:w="2693"/>
      </w:tblGrid>
      <w:tr w:rsidR="002D52E1" w14:paraId="2AFA6459" w14:textId="77777777" w:rsidTr="002D52E1">
        <w:trPr>
          <w:trHeight w:val="530"/>
        </w:trPr>
        <w:tc>
          <w:tcPr>
            <w:tcW w:w="988" w:type="dxa"/>
            <w:hideMark/>
          </w:tcPr>
          <w:p w14:paraId="40349A25" w14:textId="65EC5C28" w:rsidR="002D52E1" w:rsidRDefault="002D52E1">
            <w:pPr>
              <w:pStyle w:val="TableParagraph"/>
              <w:spacing w:before="3"/>
              <w:ind w:left="0" w:right="197"/>
              <w:jc w:val="right"/>
              <w:rPr>
                <w:rFonts w:ascii="Arial" w:eastAsia="Arial MT" w:cs="Arial MT"/>
                <w:b/>
              </w:rPr>
            </w:pPr>
            <w:r>
              <w:rPr>
                <w:rFonts w:ascii="Arial" w:eastAsia="Arial MT" w:cs="Arial MT"/>
                <w:b/>
              </w:rPr>
              <w:t>S.No</w:t>
            </w:r>
          </w:p>
        </w:tc>
        <w:tc>
          <w:tcPr>
            <w:tcW w:w="2016" w:type="dxa"/>
            <w:hideMark/>
          </w:tcPr>
          <w:p w14:paraId="3D0A5A35" w14:textId="77777777" w:rsidR="002D52E1" w:rsidRDefault="002D52E1">
            <w:pPr>
              <w:pStyle w:val="TableParagraph"/>
              <w:spacing w:before="3"/>
              <w:rPr>
                <w:rFonts w:ascii="Arial" w:eastAsia="Arial MT" w:cs="Arial MT"/>
                <w:b/>
              </w:rPr>
            </w:pPr>
            <w:r>
              <w:rPr>
                <w:rFonts w:ascii="Arial" w:eastAsia="Arial MT" w:cs="Arial MT"/>
                <w:b/>
              </w:rPr>
              <w:t>Characteristics</w:t>
            </w:r>
          </w:p>
        </w:tc>
        <w:tc>
          <w:tcPr>
            <w:tcW w:w="2977" w:type="dxa"/>
            <w:hideMark/>
          </w:tcPr>
          <w:p w14:paraId="513368C9" w14:textId="77777777" w:rsidR="002D52E1" w:rsidRDefault="002D52E1">
            <w:pPr>
              <w:pStyle w:val="TableParagraph"/>
              <w:spacing w:before="3"/>
              <w:ind w:left="89"/>
              <w:rPr>
                <w:rFonts w:ascii="Arial" w:eastAsia="Arial MT" w:cs="Arial MT"/>
                <w:b/>
              </w:rPr>
            </w:pPr>
            <w:r>
              <w:rPr>
                <w:rFonts w:ascii="Arial" w:eastAsia="Arial MT" w:cs="Arial MT"/>
                <w:b/>
              </w:rPr>
              <w:t>Description</w:t>
            </w:r>
          </w:p>
        </w:tc>
        <w:tc>
          <w:tcPr>
            <w:tcW w:w="2693" w:type="dxa"/>
            <w:hideMark/>
          </w:tcPr>
          <w:p w14:paraId="3C47D670" w14:textId="77777777" w:rsidR="002D52E1" w:rsidRDefault="002D52E1">
            <w:pPr>
              <w:pStyle w:val="TableParagraph"/>
              <w:spacing w:before="3"/>
              <w:ind w:left="104"/>
              <w:rPr>
                <w:rFonts w:ascii="Arial" w:eastAsia="Arial MT" w:cs="Arial MT"/>
                <w:b/>
              </w:rPr>
            </w:pPr>
            <w:r>
              <w:rPr>
                <w:rFonts w:ascii="Arial" w:eastAsia="Arial MT" w:cs="Arial MT"/>
                <w:b/>
              </w:rPr>
              <w:t>Technology</w:t>
            </w:r>
          </w:p>
        </w:tc>
      </w:tr>
      <w:tr w:rsidR="002D52E1" w14:paraId="552BCA36" w14:textId="77777777" w:rsidTr="002D52E1">
        <w:trPr>
          <w:trHeight w:val="789"/>
        </w:trPr>
        <w:tc>
          <w:tcPr>
            <w:tcW w:w="988" w:type="dxa"/>
            <w:hideMark/>
          </w:tcPr>
          <w:p w14:paraId="62E8861E" w14:textId="77777777" w:rsidR="002D52E1" w:rsidRDefault="002D52E1">
            <w:pPr>
              <w:pStyle w:val="TableParagraph"/>
              <w:spacing w:line="251" w:lineRule="exact"/>
              <w:ind w:left="0" w:right="229"/>
              <w:jc w:val="right"/>
            </w:pPr>
            <w:r>
              <w:t>1.</w:t>
            </w:r>
          </w:p>
        </w:tc>
        <w:tc>
          <w:tcPr>
            <w:tcW w:w="2016" w:type="dxa"/>
            <w:hideMark/>
          </w:tcPr>
          <w:p w14:paraId="0D6E1A4C" w14:textId="77777777" w:rsidR="002D52E1" w:rsidRPr="002D52E1" w:rsidRDefault="002D52E1">
            <w:pPr>
              <w:pStyle w:val="TableParagraph"/>
              <w:spacing w:line="251" w:lineRule="exact"/>
              <w:rPr>
                <w:rFonts w:ascii="Arial" w:hAnsi="Arial" w:cs="Arial"/>
              </w:rPr>
            </w:pPr>
            <w:r w:rsidRPr="002D52E1">
              <w:rPr>
                <w:rFonts w:ascii="Arial" w:hAnsi="Arial" w:cs="Arial"/>
              </w:rPr>
              <w:t>Open-Source</w:t>
            </w:r>
            <w:r w:rsidRPr="002D52E1">
              <w:rPr>
                <w:rFonts w:ascii="Arial" w:hAnsi="Arial" w:cs="Arial"/>
                <w:spacing w:val="-10"/>
              </w:rPr>
              <w:t xml:space="preserve"> </w:t>
            </w:r>
            <w:r w:rsidRPr="002D52E1">
              <w:rPr>
                <w:rFonts w:ascii="Arial" w:hAnsi="Arial" w:cs="Arial"/>
              </w:rPr>
              <w:t>Frameworks</w:t>
            </w:r>
          </w:p>
        </w:tc>
        <w:tc>
          <w:tcPr>
            <w:tcW w:w="2977" w:type="dxa"/>
            <w:hideMark/>
          </w:tcPr>
          <w:p w14:paraId="53F39094" w14:textId="77777777" w:rsidR="002D52E1" w:rsidRPr="002D52E1" w:rsidRDefault="002D52E1">
            <w:pPr>
              <w:pStyle w:val="TableParagraph"/>
              <w:spacing w:line="251" w:lineRule="exact"/>
              <w:ind w:left="89"/>
              <w:rPr>
                <w:rFonts w:ascii="Arial" w:hAnsi="Arial" w:cs="Arial"/>
              </w:rPr>
            </w:pPr>
            <w:r w:rsidRPr="002D52E1">
              <w:rPr>
                <w:rFonts w:ascii="Arial" w:hAnsi="Arial" w:cs="Arial"/>
              </w:rPr>
              <w:t>List</w:t>
            </w:r>
            <w:r w:rsidRPr="002D52E1">
              <w:rPr>
                <w:rFonts w:ascii="Arial" w:hAnsi="Arial" w:cs="Arial"/>
                <w:spacing w:val="-7"/>
              </w:rPr>
              <w:t xml:space="preserve"> </w:t>
            </w:r>
            <w:r w:rsidRPr="002D52E1">
              <w:rPr>
                <w:rFonts w:ascii="Arial" w:hAnsi="Arial" w:cs="Arial"/>
              </w:rPr>
              <w:t>the</w:t>
            </w:r>
            <w:r w:rsidRPr="002D52E1">
              <w:rPr>
                <w:rFonts w:ascii="Arial" w:hAnsi="Arial" w:cs="Arial"/>
                <w:spacing w:val="-6"/>
              </w:rPr>
              <w:t xml:space="preserve"> </w:t>
            </w:r>
            <w:r w:rsidRPr="002D52E1">
              <w:rPr>
                <w:rFonts w:ascii="Arial" w:hAnsi="Arial" w:cs="Arial"/>
              </w:rPr>
              <w:t>open-source</w:t>
            </w:r>
            <w:r w:rsidRPr="002D52E1">
              <w:rPr>
                <w:rFonts w:ascii="Arial" w:hAnsi="Arial" w:cs="Arial"/>
                <w:spacing w:val="-6"/>
              </w:rPr>
              <w:t xml:space="preserve"> </w:t>
            </w:r>
            <w:r w:rsidRPr="002D52E1">
              <w:rPr>
                <w:rFonts w:ascii="Arial" w:hAnsi="Arial" w:cs="Arial"/>
              </w:rPr>
              <w:t>frameworks</w:t>
            </w:r>
            <w:r w:rsidRPr="002D52E1">
              <w:rPr>
                <w:rFonts w:ascii="Arial" w:hAnsi="Arial" w:cs="Arial"/>
                <w:spacing w:val="-6"/>
              </w:rPr>
              <w:t xml:space="preserve"> </w:t>
            </w:r>
            <w:r w:rsidRPr="002D52E1">
              <w:rPr>
                <w:rFonts w:ascii="Arial" w:hAnsi="Arial" w:cs="Arial"/>
              </w:rPr>
              <w:t>used</w:t>
            </w:r>
          </w:p>
        </w:tc>
        <w:tc>
          <w:tcPr>
            <w:tcW w:w="2693" w:type="dxa"/>
            <w:hideMark/>
          </w:tcPr>
          <w:p w14:paraId="41FE55BB" w14:textId="77777777" w:rsidR="002D52E1" w:rsidRPr="002D52E1" w:rsidRDefault="002D52E1">
            <w:pPr>
              <w:pStyle w:val="TableParagraph"/>
              <w:spacing w:line="251" w:lineRule="exact"/>
              <w:ind w:left="104"/>
              <w:rPr>
                <w:rFonts w:ascii="Arial" w:hAnsi="Arial" w:cs="Arial"/>
              </w:rPr>
            </w:pPr>
            <w:r w:rsidRPr="002D52E1">
              <w:rPr>
                <w:rFonts w:ascii="Arial" w:hAnsi="Arial" w:cs="Arial"/>
              </w:rPr>
              <w:t>Flask</w:t>
            </w:r>
          </w:p>
        </w:tc>
      </w:tr>
      <w:tr w:rsidR="002D52E1" w14:paraId="475D8256" w14:textId="77777777" w:rsidTr="002D52E1">
        <w:trPr>
          <w:trHeight w:val="990"/>
        </w:trPr>
        <w:tc>
          <w:tcPr>
            <w:tcW w:w="988" w:type="dxa"/>
            <w:hideMark/>
          </w:tcPr>
          <w:p w14:paraId="0BF96D4F" w14:textId="77777777" w:rsidR="002D52E1" w:rsidRDefault="002D52E1">
            <w:pPr>
              <w:pStyle w:val="TableParagraph"/>
              <w:spacing w:before="3"/>
              <w:ind w:left="0" w:right="229"/>
              <w:jc w:val="right"/>
            </w:pPr>
            <w:r>
              <w:t>2.</w:t>
            </w:r>
          </w:p>
        </w:tc>
        <w:tc>
          <w:tcPr>
            <w:tcW w:w="2016" w:type="dxa"/>
            <w:hideMark/>
          </w:tcPr>
          <w:p w14:paraId="7AE3348E" w14:textId="77777777" w:rsidR="002D52E1" w:rsidRPr="002D52E1" w:rsidRDefault="002D52E1">
            <w:pPr>
              <w:pStyle w:val="TableParagraph"/>
              <w:spacing w:before="3"/>
              <w:rPr>
                <w:rFonts w:ascii="Arial" w:hAnsi="Arial" w:cs="Arial"/>
              </w:rPr>
            </w:pPr>
            <w:r w:rsidRPr="002D52E1">
              <w:rPr>
                <w:rFonts w:ascii="Arial" w:hAnsi="Arial" w:cs="Arial"/>
                <w:spacing w:val="-1"/>
              </w:rPr>
              <w:t>Scalable</w:t>
            </w:r>
            <w:r w:rsidRPr="002D52E1">
              <w:rPr>
                <w:rFonts w:ascii="Arial" w:hAnsi="Arial" w:cs="Arial"/>
                <w:spacing w:val="-13"/>
              </w:rPr>
              <w:t xml:space="preserve"> </w:t>
            </w:r>
            <w:r w:rsidRPr="002D52E1">
              <w:rPr>
                <w:rFonts w:ascii="Arial" w:hAnsi="Arial" w:cs="Arial"/>
                <w:spacing w:val="-1"/>
              </w:rPr>
              <w:t>Architecture</w:t>
            </w:r>
          </w:p>
        </w:tc>
        <w:tc>
          <w:tcPr>
            <w:tcW w:w="2977" w:type="dxa"/>
            <w:hideMark/>
          </w:tcPr>
          <w:p w14:paraId="79642903" w14:textId="77777777" w:rsidR="002D52E1" w:rsidRPr="002D52E1" w:rsidRDefault="002D52E1">
            <w:pPr>
              <w:pStyle w:val="TableParagraph"/>
              <w:spacing w:before="3"/>
              <w:ind w:left="89" w:right="724"/>
              <w:rPr>
                <w:rFonts w:ascii="Arial" w:hAnsi="Arial" w:cs="Arial"/>
              </w:rPr>
            </w:pPr>
            <w:r w:rsidRPr="002D52E1">
              <w:rPr>
                <w:rFonts w:ascii="Arial" w:hAnsi="Arial" w:cs="Arial"/>
              </w:rPr>
              <w:t>Justify</w:t>
            </w:r>
            <w:r w:rsidRPr="002D52E1">
              <w:rPr>
                <w:rFonts w:ascii="Arial" w:hAnsi="Arial" w:cs="Arial"/>
                <w:spacing w:val="-8"/>
              </w:rPr>
              <w:t xml:space="preserve"> </w:t>
            </w:r>
            <w:r w:rsidRPr="002D52E1">
              <w:rPr>
                <w:rFonts w:ascii="Arial" w:hAnsi="Arial" w:cs="Arial"/>
              </w:rPr>
              <w:t>the</w:t>
            </w:r>
            <w:r w:rsidRPr="002D52E1">
              <w:rPr>
                <w:rFonts w:ascii="Arial" w:hAnsi="Arial" w:cs="Arial"/>
                <w:spacing w:val="-7"/>
              </w:rPr>
              <w:t xml:space="preserve"> </w:t>
            </w:r>
            <w:r w:rsidRPr="002D52E1">
              <w:rPr>
                <w:rFonts w:ascii="Arial" w:hAnsi="Arial" w:cs="Arial"/>
              </w:rPr>
              <w:t>scalability</w:t>
            </w:r>
            <w:r w:rsidRPr="002D52E1">
              <w:rPr>
                <w:rFonts w:ascii="Arial" w:hAnsi="Arial" w:cs="Arial"/>
                <w:spacing w:val="-7"/>
              </w:rPr>
              <w:t xml:space="preserve"> </w:t>
            </w:r>
            <w:r w:rsidRPr="002D52E1">
              <w:rPr>
                <w:rFonts w:ascii="Arial" w:hAnsi="Arial" w:cs="Arial"/>
              </w:rPr>
              <w:t>of</w:t>
            </w:r>
            <w:r w:rsidRPr="002D52E1">
              <w:rPr>
                <w:rFonts w:ascii="Arial" w:hAnsi="Arial" w:cs="Arial"/>
                <w:spacing w:val="-7"/>
              </w:rPr>
              <w:t xml:space="preserve"> </w:t>
            </w:r>
            <w:r w:rsidRPr="002D52E1">
              <w:rPr>
                <w:rFonts w:ascii="Arial" w:hAnsi="Arial" w:cs="Arial"/>
              </w:rPr>
              <w:t>architecture</w:t>
            </w:r>
            <w:r w:rsidRPr="002D52E1">
              <w:rPr>
                <w:rFonts w:ascii="Arial" w:hAnsi="Arial" w:cs="Arial"/>
                <w:spacing w:val="-7"/>
              </w:rPr>
              <w:t xml:space="preserve"> </w:t>
            </w:r>
            <w:r w:rsidRPr="002D52E1">
              <w:rPr>
                <w:rFonts w:ascii="Arial" w:hAnsi="Arial" w:cs="Arial"/>
              </w:rPr>
              <w:t>(3</w:t>
            </w:r>
            <w:r w:rsidRPr="002D52E1">
              <w:rPr>
                <w:rFonts w:ascii="Arial" w:hAnsi="Arial" w:cs="Arial"/>
                <w:spacing w:val="-7"/>
              </w:rPr>
              <w:t xml:space="preserve"> </w:t>
            </w:r>
            <w:r w:rsidRPr="002D52E1">
              <w:rPr>
                <w:rFonts w:ascii="Arial" w:hAnsi="Arial" w:cs="Arial"/>
              </w:rPr>
              <w:t>–</w:t>
            </w:r>
            <w:r w:rsidRPr="002D52E1">
              <w:rPr>
                <w:rFonts w:ascii="Arial" w:hAnsi="Arial" w:cs="Arial"/>
                <w:spacing w:val="-7"/>
              </w:rPr>
              <w:t xml:space="preserve"> </w:t>
            </w:r>
            <w:r w:rsidRPr="002D52E1">
              <w:rPr>
                <w:rFonts w:ascii="Arial" w:hAnsi="Arial" w:cs="Arial"/>
              </w:rPr>
              <w:t>tier,</w:t>
            </w:r>
            <w:r w:rsidRPr="002D52E1">
              <w:rPr>
                <w:rFonts w:ascii="Arial" w:hAnsi="Arial" w:cs="Arial"/>
                <w:spacing w:val="-58"/>
              </w:rPr>
              <w:t xml:space="preserve"> </w:t>
            </w:r>
            <w:r w:rsidRPr="002D52E1">
              <w:rPr>
                <w:rFonts w:ascii="Arial" w:hAnsi="Arial" w:cs="Arial"/>
              </w:rPr>
              <w:t>Micro-services)</w:t>
            </w:r>
          </w:p>
        </w:tc>
        <w:tc>
          <w:tcPr>
            <w:tcW w:w="2693" w:type="dxa"/>
            <w:hideMark/>
          </w:tcPr>
          <w:p w14:paraId="12865AFE" w14:textId="77777777" w:rsidR="002D52E1" w:rsidRPr="002D52E1" w:rsidRDefault="002D52E1">
            <w:pPr>
              <w:pStyle w:val="TableParagraph"/>
              <w:spacing w:before="3"/>
              <w:ind w:left="104"/>
              <w:rPr>
                <w:rFonts w:ascii="Arial" w:hAnsi="Arial" w:cs="Arial"/>
              </w:rPr>
            </w:pPr>
            <w:r w:rsidRPr="002D52E1">
              <w:rPr>
                <w:rFonts w:ascii="Arial" w:hAnsi="Arial" w:cs="Arial"/>
              </w:rPr>
              <w:t>Cloud</w:t>
            </w:r>
            <w:r w:rsidRPr="002D52E1">
              <w:rPr>
                <w:rFonts w:ascii="Arial" w:hAnsi="Arial" w:cs="Arial"/>
                <w:spacing w:val="-10"/>
              </w:rPr>
              <w:t xml:space="preserve"> </w:t>
            </w:r>
            <w:r w:rsidRPr="002D52E1">
              <w:rPr>
                <w:rFonts w:ascii="Arial" w:hAnsi="Arial" w:cs="Arial"/>
              </w:rPr>
              <w:t>Foundry,</w:t>
            </w:r>
            <w:r w:rsidRPr="002D52E1">
              <w:rPr>
                <w:rFonts w:ascii="Arial" w:hAnsi="Arial" w:cs="Arial"/>
                <w:spacing w:val="-10"/>
              </w:rPr>
              <w:t xml:space="preserve"> </w:t>
            </w:r>
            <w:r w:rsidRPr="002D52E1">
              <w:rPr>
                <w:rFonts w:ascii="Arial" w:hAnsi="Arial" w:cs="Arial"/>
              </w:rPr>
              <w:t>IBM</w:t>
            </w:r>
            <w:r w:rsidRPr="002D52E1">
              <w:rPr>
                <w:rFonts w:ascii="Arial" w:hAnsi="Arial" w:cs="Arial"/>
                <w:spacing w:val="-9"/>
              </w:rPr>
              <w:t xml:space="preserve"> </w:t>
            </w:r>
            <w:r w:rsidRPr="002D52E1">
              <w:rPr>
                <w:rFonts w:ascii="Arial" w:hAnsi="Arial" w:cs="Arial"/>
              </w:rPr>
              <w:t>Cloudant</w:t>
            </w:r>
          </w:p>
        </w:tc>
      </w:tr>
      <w:tr w:rsidR="002D52E1" w14:paraId="5CF6E01C" w14:textId="77777777" w:rsidTr="002D52E1">
        <w:trPr>
          <w:trHeight w:val="1029"/>
        </w:trPr>
        <w:tc>
          <w:tcPr>
            <w:tcW w:w="988" w:type="dxa"/>
            <w:hideMark/>
          </w:tcPr>
          <w:p w14:paraId="695E02B1" w14:textId="77777777" w:rsidR="002D52E1" w:rsidRDefault="002D52E1">
            <w:pPr>
              <w:pStyle w:val="TableParagraph"/>
              <w:spacing w:before="3"/>
              <w:ind w:left="0" w:right="229"/>
              <w:jc w:val="right"/>
            </w:pPr>
            <w:r>
              <w:t>3.</w:t>
            </w:r>
          </w:p>
        </w:tc>
        <w:tc>
          <w:tcPr>
            <w:tcW w:w="2016" w:type="dxa"/>
            <w:hideMark/>
          </w:tcPr>
          <w:p w14:paraId="569A3E41" w14:textId="77777777" w:rsidR="002D52E1" w:rsidRPr="002D52E1" w:rsidRDefault="002D52E1">
            <w:pPr>
              <w:pStyle w:val="TableParagraph"/>
              <w:spacing w:before="3"/>
              <w:rPr>
                <w:rFonts w:ascii="Arial" w:hAnsi="Arial" w:cs="Arial"/>
              </w:rPr>
            </w:pPr>
            <w:r w:rsidRPr="002D52E1">
              <w:rPr>
                <w:rFonts w:ascii="Arial" w:hAnsi="Arial" w:cs="Arial"/>
              </w:rPr>
              <w:t>Availability</w:t>
            </w:r>
          </w:p>
        </w:tc>
        <w:tc>
          <w:tcPr>
            <w:tcW w:w="2977" w:type="dxa"/>
            <w:hideMark/>
          </w:tcPr>
          <w:p w14:paraId="76532A69" w14:textId="0DD1D0C4" w:rsidR="002D52E1" w:rsidRPr="002D52E1" w:rsidRDefault="002D52E1">
            <w:pPr>
              <w:pStyle w:val="TableParagraph"/>
              <w:spacing w:before="3"/>
              <w:ind w:left="89" w:right="100"/>
              <w:rPr>
                <w:rFonts w:ascii="Arial" w:hAnsi="Arial" w:cs="Arial"/>
              </w:rPr>
            </w:pPr>
            <w:r w:rsidRPr="002D52E1">
              <w:rPr>
                <w:rFonts w:ascii="Arial" w:hAnsi="Arial" w:cs="Arial"/>
              </w:rPr>
              <w:t>Justify</w:t>
            </w:r>
            <w:r w:rsidRPr="002D52E1">
              <w:rPr>
                <w:rFonts w:ascii="Arial" w:hAnsi="Arial" w:cs="Arial"/>
                <w:spacing w:val="-6"/>
              </w:rPr>
              <w:t xml:space="preserve"> </w:t>
            </w:r>
            <w:r w:rsidRPr="002D52E1">
              <w:rPr>
                <w:rFonts w:ascii="Arial" w:hAnsi="Arial" w:cs="Arial"/>
              </w:rPr>
              <w:t>the</w:t>
            </w:r>
            <w:r w:rsidRPr="002D52E1">
              <w:rPr>
                <w:rFonts w:ascii="Arial" w:hAnsi="Arial" w:cs="Arial"/>
                <w:spacing w:val="-6"/>
              </w:rPr>
              <w:t xml:space="preserve"> </w:t>
            </w:r>
            <w:r w:rsidRPr="002D52E1">
              <w:rPr>
                <w:rFonts w:ascii="Arial" w:hAnsi="Arial" w:cs="Arial"/>
              </w:rPr>
              <w:t>availability</w:t>
            </w:r>
            <w:r w:rsidRPr="002D52E1">
              <w:rPr>
                <w:rFonts w:ascii="Arial" w:hAnsi="Arial" w:cs="Arial"/>
                <w:spacing w:val="-6"/>
              </w:rPr>
              <w:t xml:space="preserve"> </w:t>
            </w:r>
            <w:r w:rsidRPr="002D52E1">
              <w:rPr>
                <w:rFonts w:ascii="Arial" w:hAnsi="Arial" w:cs="Arial"/>
              </w:rPr>
              <w:t>of</w:t>
            </w:r>
            <w:r w:rsidRPr="002D52E1">
              <w:rPr>
                <w:rFonts w:ascii="Arial" w:hAnsi="Arial" w:cs="Arial"/>
                <w:spacing w:val="-6"/>
              </w:rPr>
              <w:t xml:space="preserve"> </w:t>
            </w:r>
            <w:r w:rsidRPr="002D52E1">
              <w:rPr>
                <w:rFonts w:ascii="Arial" w:hAnsi="Arial" w:cs="Arial"/>
              </w:rPr>
              <w:t>application</w:t>
            </w:r>
            <w:r w:rsidRPr="002D52E1">
              <w:rPr>
                <w:rFonts w:ascii="Arial" w:hAnsi="Arial" w:cs="Arial"/>
                <w:spacing w:val="-5"/>
              </w:rPr>
              <w:t xml:space="preserve"> </w:t>
            </w:r>
            <w:r w:rsidRPr="002D52E1">
              <w:rPr>
                <w:rFonts w:ascii="Arial" w:hAnsi="Arial" w:cs="Arial"/>
              </w:rPr>
              <w:t>(e.g.,</w:t>
            </w:r>
            <w:r w:rsidRPr="002D52E1">
              <w:rPr>
                <w:rFonts w:ascii="Arial" w:hAnsi="Arial" w:cs="Arial"/>
                <w:spacing w:val="-6"/>
              </w:rPr>
              <w:t xml:space="preserve"> </w:t>
            </w:r>
            <w:r w:rsidRPr="002D52E1">
              <w:rPr>
                <w:rFonts w:ascii="Arial" w:hAnsi="Arial" w:cs="Arial"/>
              </w:rPr>
              <w:t>use</w:t>
            </w:r>
            <w:r w:rsidRPr="002D52E1">
              <w:rPr>
                <w:rFonts w:ascii="Arial" w:hAnsi="Arial" w:cs="Arial"/>
                <w:spacing w:val="-6"/>
              </w:rPr>
              <w:t xml:space="preserve"> </w:t>
            </w:r>
            <w:r w:rsidRPr="002D52E1">
              <w:rPr>
                <w:rFonts w:ascii="Arial" w:hAnsi="Arial" w:cs="Arial"/>
              </w:rPr>
              <w:t>of</w:t>
            </w:r>
            <w:r w:rsidRPr="002D52E1">
              <w:rPr>
                <w:rFonts w:ascii="Arial" w:hAnsi="Arial" w:cs="Arial"/>
                <w:spacing w:val="-58"/>
              </w:rPr>
              <w:t xml:space="preserve"> </w:t>
            </w:r>
            <w:r w:rsidRPr="002D52E1">
              <w:rPr>
                <w:rFonts w:ascii="Arial" w:hAnsi="Arial" w:cs="Arial"/>
              </w:rPr>
              <w:t>load</w:t>
            </w:r>
            <w:r w:rsidRPr="002D52E1">
              <w:rPr>
                <w:rFonts w:ascii="Arial" w:hAnsi="Arial" w:cs="Arial"/>
                <w:spacing w:val="-3"/>
              </w:rPr>
              <w:t xml:space="preserve"> </w:t>
            </w:r>
            <w:r w:rsidRPr="002D52E1">
              <w:rPr>
                <w:rFonts w:ascii="Arial" w:hAnsi="Arial" w:cs="Arial"/>
              </w:rPr>
              <w:t>balancers,</w:t>
            </w:r>
            <w:r w:rsidRPr="002D52E1">
              <w:rPr>
                <w:rFonts w:ascii="Arial" w:hAnsi="Arial" w:cs="Arial"/>
                <w:spacing w:val="-3"/>
              </w:rPr>
              <w:t xml:space="preserve"> </w:t>
            </w:r>
            <w:r w:rsidRPr="002D52E1">
              <w:rPr>
                <w:rFonts w:ascii="Arial" w:hAnsi="Arial" w:cs="Arial"/>
              </w:rPr>
              <w:t>distributed</w:t>
            </w:r>
            <w:r w:rsidRPr="002D52E1">
              <w:rPr>
                <w:rFonts w:ascii="Arial" w:hAnsi="Arial" w:cs="Arial"/>
                <w:spacing w:val="-3"/>
              </w:rPr>
              <w:t xml:space="preserve"> </w:t>
            </w:r>
            <w:r w:rsidRPr="002D52E1">
              <w:rPr>
                <w:rFonts w:ascii="Arial" w:hAnsi="Arial" w:cs="Arial"/>
              </w:rPr>
              <w:t>servers</w:t>
            </w:r>
            <w:r w:rsidRPr="002D52E1">
              <w:rPr>
                <w:rFonts w:ascii="Arial" w:hAnsi="Arial" w:cs="Arial"/>
                <w:spacing w:val="-3"/>
              </w:rPr>
              <w:t xml:space="preserve"> </w:t>
            </w:r>
            <w:r w:rsidRPr="002D52E1">
              <w:rPr>
                <w:rFonts w:ascii="Arial" w:hAnsi="Arial" w:cs="Arial"/>
              </w:rPr>
              <w:t>etc.)</w:t>
            </w:r>
          </w:p>
        </w:tc>
        <w:tc>
          <w:tcPr>
            <w:tcW w:w="2693" w:type="dxa"/>
            <w:hideMark/>
          </w:tcPr>
          <w:p w14:paraId="6F8F0670" w14:textId="77777777" w:rsidR="002D52E1" w:rsidRPr="002D52E1" w:rsidRDefault="002D52E1">
            <w:pPr>
              <w:pStyle w:val="TableParagraph"/>
              <w:spacing w:before="3"/>
              <w:ind w:left="104"/>
              <w:rPr>
                <w:rFonts w:ascii="Arial" w:hAnsi="Arial" w:cs="Arial"/>
              </w:rPr>
            </w:pPr>
            <w:r w:rsidRPr="002D52E1">
              <w:rPr>
                <w:rFonts w:ascii="Arial" w:hAnsi="Arial" w:cs="Arial"/>
              </w:rPr>
              <w:t>Cloud</w:t>
            </w:r>
            <w:r w:rsidRPr="002D52E1">
              <w:rPr>
                <w:rFonts w:ascii="Arial" w:hAnsi="Arial" w:cs="Arial"/>
                <w:spacing w:val="-6"/>
              </w:rPr>
              <w:t xml:space="preserve"> </w:t>
            </w:r>
            <w:r w:rsidRPr="002D52E1">
              <w:rPr>
                <w:rFonts w:ascii="Arial" w:hAnsi="Arial" w:cs="Arial"/>
              </w:rPr>
              <w:t>Foundry</w:t>
            </w:r>
          </w:p>
        </w:tc>
      </w:tr>
      <w:tr w:rsidR="002D52E1" w14:paraId="0B7759E6" w14:textId="77777777" w:rsidTr="002D52E1">
        <w:trPr>
          <w:trHeight w:val="1350"/>
        </w:trPr>
        <w:tc>
          <w:tcPr>
            <w:tcW w:w="988" w:type="dxa"/>
            <w:hideMark/>
          </w:tcPr>
          <w:p w14:paraId="060081E5" w14:textId="77777777" w:rsidR="002D52E1" w:rsidRDefault="002D52E1">
            <w:pPr>
              <w:pStyle w:val="TableParagraph"/>
              <w:spacing w:line="246" w:lineRule="exact"/>
              <w:ind w:left="0" w:right="229"/>
              <w:jc w:val="right"/>
            </w:pPr>
            <w:r>
              <w:t>4.</w:t>
            </w:r>
          </w:p>
        </w:tc>
        <w:tc>
          <w:tcPr>
            <w:tcW w:w="2016" w:type="dxa"/>
            <w:hideMark/>
          </w:tcPr>
          <w:p w14:paraId="5C83DAFF" w14:textId="77777777" w:rsidR="002D52E1" w:rsidRPr="002D52E1" w:rsidRDefault="002D52E1">
            <w:pPr>
              <w:pStyle w:val="TableParagraph"/>
              <w:spacing w:line="246" w:lineRule="exact"/>
              <w:rPr>
                <w:rFonts w:ascii="Arial" w:hAnsi="Arial" w:cs="Arial"/>
              </w:rPr>
            </w:pPr>
            <w:r w:rsidRPr="002D52E1">
              <w:rPr>
                <w:rFonts w:ascii="Arial" w:hAnsi="Arial" w:cs="Arial"/>
              </w:rPr>
              <w:t>Performance</w:t>
            </w:r>
          </w:p>
        </w:tc>
        <w:tc>
          <w:tcPr>
            <w:tcW w:w="2977" w:type="dxa"/>
            <w:hideMark/>
          </w:tcPr>
          <w:p w14:paraId="49755A4D" w14:textId="77777777" w:rsidR="002D52E1" w:rsidRPr="002D52E1" w:rsidRDefault="002D52E1">
            <w:pPr>
              <w:pStyle w:val="TableParagraph"/>
              <w:ind w:left="89" w:right="394"/>
              <w:jc w:val="both"/>
              <w:rPr>
                <w:rFonts w:ascii="Arial" w:hAnsi="Arial" w:cs="Arial"/>
              </w:rPr>
            </w:pPr>
            <w:r w:rsidRPr="002D52E1">
              <w:rPr>
                <w:rFonts w:ascii="Arial" w:hAnsi="Arial" w:cs="Arial"/>
              </w:rPr>
              <w:t>Design</w:t>
            </w:r>
            <w:r w:rsidRPr="002D52E1">
              <w:rPr>
                <w:rFonts w:ascii="Arial" w:hAnsi="Arial" w:cs="Arial"/>
                <w:spacing w:val="-7"/>
              </w:rPr>
              <w:t xml:space="preserve"> </w:t>
            </w:r>
            <w:r w:rsidRPr="002D52E1">
              <w:rPr>
                <w:rFonts w:ascii="Arial" w:hAnsi="Arial" w:cs="Arial"/>
              </w:rPr>
              <w:t>consideration</w:t>
            </w:r>
            <w:r w:rsidRPr="002D52E1">
              <w:rPr>
                <w:rFonts w:ascii="Arial" w:hAnsi="Arial" w:cs="Arial"/>
                <w:spacing w:val="-6"/>
              </w:rPr>
              <w:t xml:space="preserve"> </w:t>
            </w:r>
            <w:r w:rsidRPr="002D52E1">
              <w:rPr>
                <w:rFonts w:ascii="Arial" w:hAnsi="Arial" w:cs="Arial"/>
              </w:rPr>
              <w:t>for</w:t>
            </w:r>
            <w:r w:rsidRPr="002D52E1">
              <w:rPr>
                <w:rFonts w:ascii="Arial" w:hAnsi="Arial" w:cs="Arial"/>
                <w:spacing w:val="-6"/>
              </w:rPr>
              <w:t xml:space="preserve"> </w:t>
            </w:r>
            <w:r w:rsidRPr="002D52E1">
              <w:rPr>
                <w:rFonts w:ascii="Arial" w:hAnsi="Arial" w:cs="Arial"/>
              </w:rPr>
              <w:t>the</w:t>
            </w:r>
            <w:r w:rsidRPr="002D52E1">
              <w:rPr>
                <w:rFonts w:ascii="Arial" w:hAnsi="Arial" w:cs="Arial"/>
                <w:spacing w:val="-6"/>
              </w:rPr>
              <w:t xml:space="preserve"> </w:t>
            </w:r>
            <w:r w:rsidRPr="002D52E1">
              <w:rPr>
                <w:rFonts w:ascii="Arial" w:hAnsi="Arial" w:cs="Arial"/>
              </w:rPr>
              <w:t>performance</w:t>
            </w:r>
            <w:r w:rsidRPr="002D52E1">
              <w:rPr>
                <w:rFonts w:ascii="Arial" w:hAnsi="Arial" w:cs="Arial"/>
                <w:spacing w:val="-6"/>
              </w:rPr>
              <w:t xml:space="preserve"> </w:t>
            </w:r>
            <w:r w:rsidRPr="002D52E1">
              <w:rPr>
                <w:rFonts w:ascii="Arial" w:hAnsi="Arial" w:cs="Arial"/>
              </w:rPr>
              <w:t>of</w:t>
            </w:r>
            <w:r w:rsidRPr="002D52E1">
              <w:rPr>
                <w:rFonts w:ascii="Arial" w:hAnsi="Arial" w:cs="Arial"/>
                <w:spacing w:val="-6"/>
              </w:rPr>
              <w:t xml:space="preserve"> </w:t>
            </w:r>
            <w:r w:rsidRPr="002D52E1">
              <w:rPr>
                <w:rFonts w:ascii="Arial" w:hAnsi="Arial" w:cs="Arial"/>
              </w:rPr>
              <w:t>the</w:t>
            </w:r>
            <w:r w:rsidRPr="002D52E1">
              <w:rPr>
                <w:rFonts w:ascii="Arial" w:hAnsi="Arial" w:cs="Arial"/>
                <w:spacing w:val="-59"/>
              </w:rPr>
              <w:t xml:space="preserve"> </w:t>
            </w:r>
            <w:r w:rsidRPr="002D52E1">
              <w:rPr>
                <w:rFonts w:ascii="Arial" w:hAnsi="Arial" w:cs="Arial"/>
              </w:rPr>
              <w:t>application (number of requests per sec, use of</w:t>
            </w:r>
            <w:r w:rsidRPr="002D52E1">
              <w:rPr>
                <w:rFonts w:ascii="Arial" w:hAnsi="Arial" w:cs="Arial"/>
                <w:spacing w:val="1"/>
              </w:rPr>
              <w:t xml:space="preserve"> </w:t>
            </w:r>
            <w:r w:rsidRPr="002D52E1">
              <w:rPr>
                <w:rFonts w:ascii="Arial" w:hAnsi="Arial" w:cs="Arial"/>
              </w:rPr>
              <w:t>Cache,</w:t>
            </w:r>
            <w:r w:rsidRPr="002D52E1">
              <w:rPr>
                <w:rFonts w:ascii="Arial" w:hAnsi="Arial" w:cs="Arial"/>
                <w:spacing w:val="-2"/>
              </w:rPr>
              <w:t xml:space="preserve"> </w:t>
            </w:r>
            <w:r w:rsidRPr="002D52E1">
              <w:rPr>
                <w:rFonts w:ascii="Arial" w:hAnsi="Arial" w:cs="Arial"/>
              </w:rPr>
              <w:t>use</w:t>
            </w:r>
            <w:r w:rsidRPr="002D52E1">
              <w:rPr>
                <w:rFonts w:ascii="Arial" w:hAnsi="Arial" w:cs="Arial"/>
                <w:spacing w:val="-1"/>
              </w:rPr>
              <w:t xml:space="preserve"> </w:t>
            </w:r>
            <w:r w:rsidRPr="002D52E1">
              <w:rPr>
                <w:rFonts w:ascii="Arial" w:hAnsi="Arial" w:cs="Arial"/>
              </w:rPr>
              <w:t>of</w:t>
            </w:r>
            <w:r w:rsidRPr="002D52E1">
              <w:rPr>
                <w:rFonts w:ascii="Arial" w:hAnsi="Arial" w:cs="Arial"/>
                <w:spacing w:val="-2"/>
              </w:rPr>
              <w:t xml:space="preserve"> </w:t>
            </w:r>
            <w:r w:rsidRPr="002D52E1">
              <w:rPr>
                <w:rFonts w:ascii="Arial" w:hAnsi="Arial" w:cs="Arial"/>
              </w:rPr>
              <w:t>CDN’s)</w:t>
            </w:r>
            <w:r w:rsidRPr="002D52E1">
              <w:rPr>
                <w:rFonts w:ascii="Arial" w:hAnsi="Arial" w:cs="Arial"/>
                <w:spacing w:val="-1"/>
              </w:rPr>
              <w:t xml:space="preserve"> </w:t>
            </w:r>
            <w:r w:rsidRPr="002D52E1">
              <w:rPr>
                <w:rFonts w:ascii="Arial" w:hAnsi="Arial" w:cs="Arial"/>
              </w:rPr>
              <w:t>etc.</w:t>
            </w:r>
          </w:p>
        </w:tc>
        <w:tc>
          <w:tcPr>
            <w:tcW w:w="2693" w:type="dxa"/>
            <w:hideMark/>
          </w:tcPr>
          <w:p w14:paraId="36162ADE" w14:textId="77777777" w:rsidR="002D52E1" w:rsidRPr="002D52E1" w:rsidRDefault="002D52E1">
            <w:pPr>
              <w:pStyle w:val="TableParagraph"/>
              <w:spacing w:line="246" w:lineRule="exact"/>
              <w:ind w:left="104"/>
              <w:rPr>
                <w:rFonts w:ascii="Arial" w:hAnsi="Arial" w:cs="Arial"/>
              </w:rPr>
            </w:pPr>
            <w:r w:rsidRPr="002D52E1">
              <w:rPr>
                <w:rFonts w:ascii="Arial" w:hAnsi="Arial" w:cs="Arial"/>
              </w:rPr>
              <w:t>Cloud</w:t>
            </w:r>
            <w:r w:rsidRPr="002D52E1">
              <w:rPr>
                <w:rFonts w:ascii="Arial" w:hAnsi="Arial" w:cs="Arial"/>
                <w:spacing w:val="-6"/>
              </w:rPr>
              <w:t xml:space="preserve"> </w:t>
            </w:r>
            <w:r w:rsidRPr="002D52E1">
              <w:rPr>
                <w:rFonts w:ascii="Arial" w:hAnsi="Arial" w:cs="Arial"/>
              </w:rPr>
              <w:t>Foundry</w:t>
            </w:r>
          </w:p>
        </w:tc>
      </w:tr>
    </w:tbl>
    <w:p w14:paraId="6416C03C" w14:textId="33263B75" w:rsidR="00D92847" w:rsidRDefault="00D92847" w:rsidP="00D92847"/>
    <w:p w14:paraId="182AB60E" w14:textId="3D2363C9" w:rsidR="002906BB" w:rsidRDefault="002906BB" w:rsidP="002906BB">
      <w:pPr>
        <w:jc w:val="center"/>
        <w:rPr>
          <w:b/>
          <w:bCs/>
        </w:rPr>
      </w:pPr>
      <w:r w:rsidRPr="002906BB">
        <w:rPr>
          <w:b/>
          <w:bCs/>
        </w:rPr>
        <w:t>Table 5.2.2 – Application Characteristics</w:t>
      </w:r>
    </w:p>
    <w:p w14:paraId="11B7E7FF" w14:textId="77777777" w:rsidR="00295501" w:rsidRPr="002906BB" w:rsidRDefault="00295501" w:rsidP="002906BB">
      <w:pPr>
        <w:jc w:val="center"/>
        <w:rPr>
          <w:b/>
          <w:bCs/>
        </w:rPr>
      </w:pPr>
    </w:p>
    <w:p w14:paraId="717A1C66" w14:textId="2BC4D2C6" w:rsidR="002906BB" w:rsidRDefault="002906BB" w:rsidP="002906BB">
      <w:pPr>
        <w:pStyle w:val="Heading2"/>
        <w:rPr>
          <w:rFonts w:ascii="Arial" w:hAnsi="Arial" w:cs="Arial"/>
          <w:b/>
          <w:bCs/>
          <w:color w:val="auto"/>
          <w:sz w:val="28"/>
          <w:szCs w:val="28"/>
        </w:rPr>
      </w:pPr>
      <w:bookmarkStart w:id="77" w:name="_Toc119444600"/>
      <w:bookmarkStart w:id="78" w:name="_Toc119791192"/>
      <w:r w:rsidRPr="002906BB">
        <w:rPr>
          <w:rFonts w:ascii="Arial" w:hAnsi="Arial" w:cs="Arial"/>
          <w:b/>
          <w:bCs/>
          <w:color w:val="auto"/>
          <w:sz w:val="28"/>
          <w:szCs w:val="28"/>
        </w:rPr>
        <w:t>5.3 User Stories</w:t>
      </w:r>
      <w:bookmarkEnd w:id="77"/>
      <w:bookmarkEnd w:id="78"/>
    </w:p>
    <w:p w14:paraId="5364462A" w14:textId="48E49BF0" w:rsidR="002906BB" w:rsidRDefault="002906BB" w:rsidP="002906BB"/>
    <w:tbl>
      <w:tblPr>
        <w:tblStyle w:val="TableGrid"/>
        <w:tblW w:w="9776" w:type="dxa"/>
        <w:tblLayout w:type="fixed"/>
        <w:tblLook w:val="04A0" w:firstRow="1" w:lastRow="0" w:firstColumn="1" w:lastColumn="0" w:noHBand="0" w:noVBand="1"/>
      </w:tblPr>
      <w:tblGrid>
        <w:gridCol w:w="1271"/>
        <w:gridCol w:w="1418"/>
        <w:gridCol w:w="850"/>
        <w:gridCol w:w="1985"/>
        <w:gridCol w:w="1984"/>
        <w:gridCol w:w="992"/>
        <w:gridCol w:w="1276"/>
      </w:tblGrid>
      <w:tr w:rsidR="00893687" w14:paraId="06A912DF" w14:textId="77777777" w:rsidTr="00893687">
        <w:trPr>
          <w:trHeight w:val="670"/>
        </w:trPr>
        <w:tc>
          <w:tcPr>
            <w:tcW w:w="1271" w:type="dxa"/>
            <w:hideMark/>
          </w:tcPr>
          <w:p w14:paraId="23383B71" w14:textId="77777777" w:rsidR="00893687" w:rsidRDefault="00893687">
            <w:pPr>
              <w:pStyle w:val="TableParagraph"/>
              <w:spacing w:line="226" w:lineRule="exact"/>
              <w:ind w:left="89"/>
              <w:rPr>
                <w:rFonts w:ascii="Arial" w:eastAsia="Arial MT" w:cs="Arial MT"/>
                <w:b/>
                <w:sz w:val="20"/>
                <w:szCs w:val="20"/>
              </w:rPr>
            </w:pPr>
            <w:bookmarkStart w:id="79" w:name="_Hlk119514077"/>
            <w:r>
              <w:rPr>
                <w:rFonts w:ascii="Arial" w:eastAsia="Arial MT" w:cs="Arial MT"/>
                <w:b/>
                <w:sz w:val="20"/>
                <w:szCs w:val="20"/>
              </w:rPr>
              <w:t>User</w:t>
            </w:r>
            <w:bookmarkEnd w:id="79"/>
            <w:r>
              <w:rPr>
                <w:rFonts w:ascii="Arial" w:eastAsia="Arial MT" w:cs="Arial MT"/>
                <w:b/>
                <w:spacing w:val="-10"/>
                <w:sz w:val="20"/>
                <w:szCs w:val="20"/>
              </w:rPr>
              <w:t xml:space="preserve"> </w:t>
            </w:r>
            <w:r>
              <w:rPr>
                <w:rFonts w:ascii="Arial" w:eastAsia="Arial MT" w:cs="Arial MT"/>
                <w:b/>
                <w:sz w:val="20"/>
                <w:szCs w:val="20"/>
              </w:rPr>
              <w:t>Type</w:t>
            </w:r>
          </w:p>
        </w:tc>
        <w:tc>
          <w:tcPr>
            <w:tcW w:w="1418" w:type="dxa"/>
            <w:hideMark/>
          </w:tcPr>
          <w:p w14:paraId="3F4D20D0" w14:textId="77777777" w:rsidR="00893687" w:rsidRDefault="00893687">
            <w:pPr>
              <w:pStyle w:val="TableParagraph"/>
              <w:ind w:right="484"/>
              <w:rPr>
                <w:rFonts w:ascii="Arial" w:eastAsia="Arial MT" w:cs="Arial MT"/>
                <w:b/>
                <w:sz w:val="20"/>
                <w:szCs w:val="20"/>
              </w:rPr>
            </w:pPr>
            <w:r>
              <w:rPr>
                <w:rFonts w:ascii="Arial" w:eastAsia="Arial MT" w:cs="Arial MT"/>
                <w:b/>
                <w:sz w:val="20"/>
                <w:szCs w:val="20"/>
              </w:rPr>
              <w:t>Functional</w:t>
            </w:r>
            <w:r>
              <w:rPr>
                <w:rFonts w:ascii="Arial" w:eastAsia="Arial MT" w:cs="Arial MT"/>
                <w:b/>
                <w:spacing w:val="1"/>
                <w:sz w:val="20"/>
                <w:szCs w:val="20"/>
              </w:rPr>
              <w:t xml:space="preserve"> </w:t>
            </w:r>
            <w:r>
              <w:rPr>
                <w:rFonts w:ascii="Arial" w:eastAsia="Arial MT" w:cs="Arial MT"/>
                <w:b/>
                <w:spacing w:val="-1"/>
                <w:sz w:val="20"/>
                <w:szCs w:val="20"/>
              </w:rPr>
              <w:t>Requirement</w:t>
            </w:r>
          </w:p>
          <w:p w14:paraId="0CF09F56" w14:textId="77777777" w:rsidR="00893687" w:rsidRDefault="00893687">
            <w:pPr>
              <w:pStyle w:val="TableParagraph"/>
              <w:spacing w:line="194" w:lineRule="exact"/>
              <w:rPr>
                <w:rFonts w:ascii="Arial" w:eastAsia="Arial MT" w:cs="Arial MT"/>
                <w:b/>
                <w:sz w:val="20"/>
                <w:szCs w:val="20"/>
              </w:rPr>
            </w:pPr>
            <w:r>
              <w:rPr>
                <w:rFonts w:ascii="Arial" w:eastAsia="Arial MT" w:cs="Arial MT"/>
                <w:b/>
                <w:sz w:val="20"/>
                <w:szCs w:val="20"/>
              </w:rPr>
              <w:t>(Epic)</w:t>
            </w:r>
          </w:p>
        </w:tc>
        <w:tc>
          <w:tcPr>
            <w:tcW w:w="850" w:type="dxa"/>
            <w:hideMark/>
          </w:tcPr>
          <w:p w14:paraId="061D5C92" w14:textId="77777777" w:rsidR="00893687" w:rsidRDefault="00893687">
            <w:pPr>
              <w:pStyle w:val="TableParagraph"/>
              <w:ind w:left="99" w:right="139"/>
              <w:rPr>
                <w:rFonts w:ascii="Arial" w:eastAsia="Arial MT" w:cs="Arial MT"/>
                <w:b/>
                <w:sz w:val="20"/>
                <w:szCs w:val="20"/>
              </w:rPr>
            </w:pPr>
            <w:r>
              <w:rPr>
                <w:rFonts w:ascii="Arial" w:eastAsia="Arial MT" w:cs="Arial MT"/>
                <w:b/>
                <w:sz w:val="20"/>
                <w:szCs w:val="20"/>
              </w:rPr>
              <w:t>User Story</w:t>
            </w:r>
            <w:r>
              <w:rPr>
                <w:rFonts w:ascii="Arial" w:eastAsia="Arial MT" w:cs="Arial MT"/>
                <w:b/>
                <w:spacing w:val="-53"/>
                <w:sz w:val="20"/>
                <w:szCs w:val="20"/>
              </w:rPr>
              <w:t xml:space="preserve"> </w:t>
            </w:r>
            <w:r>
              <w:rPr>
                <w:rFonts w:ascii="Arial" w:eastAsia="Arial MT" w:cs="Arial MT"/>
                <w:b/>
                <w:sz w:val="20"/>
                <w:szCs w:val="20"/>
              </w:rPr>
              <w:t>Number</w:t>
            </w:r>
          </w:p>
        </w:tc>
        <w:tc>
          <w:tcPr>
            <w:tcW w:w="1985" w:type="dxa"/>
            <w:hideMark/>
          </w:tcPr>
          <w:p w14:paraId="2F74F49A" w14:textId="77777777" w:rsidR="00893687" w:rsidRDefault="00893687">
            <w:pPr>
              <w:pStyle w:val="TableParagraph"/>
              <w:spacing w:line="226" w:lineRule="exact"/>
              <w:ind w:left="104"/>
              <w:rPr>
                <w:rFonts w:ascii="Arial" w:eastAsia="Arial MT" w:cs="Arial MT"/>
                <w:b/>
                <w:sz w:val="20"/>
                <w:szCs w:val="20"/>
              </w:rPr>
            </w:pPr>
            <w:r>
              <w:rPr>
                <w:rFonts w:ascii="Arial" w:eastAsia="Arial MT" w:cs="Arial MT"/>
                <w:b/>
                <w:sz w:val="20"/>
                <w:szCs w:val="20"/>
              </w:rPr>
              <w:t>User</w:t>
            </w:r>
            <w:r>
              <w:rPr>
                <w:rFonts w:ascii="Arial" w:eastAsia="Arial MT" w:cs="Arial MT"/>
                <w:b/>
                <w:spacing w:val="-7"/>
                <w:sz w:val="20"/>
                <w:szCs w:val="20"/>
              </w:rPr>
              <w:t xml:space="preserve"> </w:t>
            </w:r>
            <w:r>
              <w:rPr>
                <w:rFonts w:ascii="Arial" w:eastAsia="Arial MT" w:cs="Arial MT"/>
                <w:b/>
                <w:sz w:val="20"/>
                <w:szCs w:val="20"/>
              </w:rPr>
              <w:t>Story</w:t>
            </w:r>
            <w:r>
              <w:rPr>
                <w:rFonts w:ascii="Arial" w:eastAsia="Arial MT" w:cs="Arial MT"/>
                <w:b/>
                <w:spacing w:val="-7"/>
                <w:sz w:val="20"/>
                <w:szCs w:val="20"/>
              </w:rPr>
              <w:t xml:space="preserve"> </w:t>
            </w:r>
            <w:r>
              <w:rPr>
                <w:rFonts w:ascii="Arial" w:eastAsia="Arial MT" w:cs="Arial MT"/>
                <w:b/>
                <w:sz w:val="20"/>
                <w:szCs w:val="20"/>
              </w:rPr>
              <w:t>/</w:t>
            </w:r>
            <w:r>
              <w:rPr>
                <w:rFonts w:ascii="Arial" w:eastAsia="Arial MT" w:cs="Arial MT"/>
                <w:b/>
                <w:spacing w:val="-7"/>
                <w:sz w:val="20"/>
                <w:szCs w:val="20"/>
              </w:rPr>
              <w:t xml:space="preserve"> </w:t>
            </w:r>
            <w:r>
              <w:rPr>
                <w:rFonts w:ascii="Arial" w:eastAsia="Arial MT" w:cs="Arial MT"/>
                <w:b/>
                <w:sz w:val="20"/>
                <w:szCs w:val="20"/>
              </w:rPr>
              <w:t>Task</w:t>
            </w:r>
          </w:p>
        </w:tc>
        <w:tc>
          <w:tcPr>
            <w:tcW w:w="1984" w:type="dxa"/>
            <w:hideMark/>
          </w:tcPr>
          <w:p w14:paraId="34D88E30" w14:textId="77777777" w:rsidR="00893687" w:rsidRDefault="00893687">
            <w:pPr>
              <w:pStyle w:val="TableParagraph"/>
              <w:spacing w:line="226" w:lineRule="exact"/>
              <w:ind w:left="99"/>
              <w:rPr>
                <w:rFonts w:ascii="Arial" w:eastAsia="Arial MT" w:cs="Arial MT"/>
                <w:b/>
                <w:sz w:val="20"/>
                <w:szCs w:val="20"/>
              </w:rPr>
            </w:pPr>
            <w:r>
              <w:rPr>
                <w:rFonts w:ascii="Arial" w:eastAsia="Arial MT" w:cs="Arial MT"/>
                <w:b/>
                <w:sz w:val="20"/>
                <w:szCs w:val="20"/>
              </w:rPr>
              <w:t>Acceptance</w:t>
            </w:r>
            <w:r>
              <w:rPr>
                <w:rFonts w:ascii="Arial" w:eastAsia="Arial MT" w:cs="Arial MT"/>
                <w:b/>
                <w:spacing w:val="-9"/>
                <w:sz w:val="20"/>
                <w:szCs w:val="20"/>
              </w:rPr>
              <w:t xml:space="preserve"> </w:t>
            </w:r>
            <w:r>
              <w:rPr>
                <w:rFonts w:ascii="Arial" w:eastAsia="Arial MT" w:cs="Arial MT"/>
                <w:b/>
                <w:sz w:val="20"/>
                <w:szCs w:val="20"/>
              </w:rPr>
              <w:t>criteria</w:t>
            </w:r>
          </w:p>
        </w:tc>
        <w:tc>
          <w:tcPr>
            <w:tcW w:w="992" w:type="dxa"/>
            <w:hideMark/>
          </w:tcPr>
          <w:p w14:paraId="72D3A3E5" w14:textId="77777777" w:rsidR="00893687" w:rsidRDefault="00893687">
            <w:pPr>
              <w:pStyle w:val="TableParagraph"/>
              <w:spacing w:line="226" w:lineRule="exact"/>
              <w:rPr>
                <w:rFonts w:ascii="Arial" w:eastAsia="Arial MT" w:cs="Arial MT"/>
                <w:b/>
                <w:sz w:val="20"/>
                <w:szCs w:val="20"/>
              </w:rPr>
            </w:pPr>
            <w:r>
              <w:rPr>
                <w:rFonts w:ascii="Arial" w:eastAsia="Arial MT" w:cs="Arial MT"/>
                <w:b/>
                <w:sz w:val="20"/>
                <w:szCs w:val="20"/>
              </w:rPr>
              <w:t>Priority</w:t>
            </w:r>
          </w:p>
        </w:tc>
        <w:tc>
          <w:tcPr>
            <w:tcW w:w="1276" w:type="dxa"/>
            <w:hideMark/>
          </w:tcPr>
          <w:p w14:paraId="3C438DF0" w14:textId="77777777" w:rsidR="00893687" w:rsidRDefault="00893687">
            <w:pPr>
              <w:pStyle w:val="TableParagraph"/>
              <w:spacing w:line="226" w:lineRule="exact"/>
              <w:rPr>
                <w:rFonts w:ascii="Arial" w:eastAsia="Arial MT" w:cs="Arial MT"/>
                <w:b/>
                <w:sz w:val="20"/>
                <w:szCs w:val="20"/>
              </w:rPr>
            </w:pPr>
            <w:r>
              <w:rPr>
                <w:rFonts w:ascii="Arial" w:eastAsia="Arial MT" w:cs="Arial MT"/>
                <w:b/>
                <w:sz w:val="20"/>
                <w:szCs w:val="20"/>
              </w:rPr>
              <w:t>Release</w:t>
            </w:r>
          </w:p>
        </w:tc>
      </w:tr>
      <w:tr w:rsidR="00893687" w14:paraId="4F10E6F8" w14:textId="77777777" w:rsidTr="00893687">
        <w:trPr>
          <w:trHeight w:val="670"/>
        </w:trPr>
        <w:tc>
          <w:tcPr>
            <w:tcW w:w="1271" w:type="dxa"/>
            <w:hideMark/>
          </w:tcPr>
          <w:p w14:paraId="1F45B0F5" w14:textId="77777777" w:rsidR="00893687" w:rsidRDefault="00893687">
            <w:pPr>
              <w:pStyle w:val="TableParagraph"/>
              <w:spacing w:before="1"/>
              <w:ind w:left="89" w:right="363"/>
              <w:rPr>
                <w:sz w:val="20"/>
                <w:szCs w:val="20"/>
              </w:rPr>
            </w:pPr>
            <w:r>
              <w:rPr>
                <w:sz w:val="20"/>
                <w:szCs w:val="20"/>
              </w:rPr>
              <w:t>Customer</w:t>
            </w:r>
            <w:r>
              <w:rPr>
                <w:spacing w:val="1"/>
                <w:sz w:val="20"/>
                <w:szCs w:val="20"/>
              </w:rPr>
              <w:t xml:space="preserve"> </w:t>
            </w:r>
            <w:r>
              <w:rPr>
                <w:sz w:val="20"/>
                <w:szCs w:val="20"/>
              </w:rPr>
              <w:t>(Mobile</w:t>
            </w:r>
            <w:r>
              <w:rPr>
                <w:spacing w:val="-9"/>
                <w:sz w:val="20"/>
                <w:szCs w:val="20"/>
              </w:rPr>
              <w:t xml:space="preserve"> </w:t>
            </w:r>
            <w:r>
              <w:rPr>
                <w:sz w:val="20"/>
                <w:szCs w:val="20"/>
              </w:rPr>
              <w:t>user)</w:t>
            </w:r>
          </w:p>
        </w:tc>
        <w:tc>
          <w:tcPr>
            <w:tcW w:w="1418" w:type="dxa"/>
            <w:hideMark/>
          </w:tcPr>
          <w:p w14:paraId="4FA26678" w14:textId="77777777" w:rsidR="00893687" w:rsidRDefault="00893687">
            <w:pPr>
              <w:pStyle w:val="TableParagraph"/>
              <w:spacing w:before="1"/>
              <w:rPr>
                <w:sz w:val="20"/>
                <w:szCs w:val="20"/>
              </w:rPr>
            </w:pPr>
            <w:r>
              <w:rPr>
                <w:sz w:val="20"/>
                <w:szCs w:val="20"/>
              </w:rPr>
              <w:t>Registration</w:t>
            </w:r>
          </w:p>
        </w:tc>
        <w:tc>
          <w:tcPr>
            <w:tcW w:w="850" w:type="dxa"/>
            <w:hideMark/>
          </w:tcPr>
          <w:p w14:paraId="2441DDAA" w14:textId="77777777" w:rsidR="00893687" w:rsidRDefault="00893687">
            <w:pPr>
              <w:pStyle w:val="TableParagraph"/>
              <w:spacing w:before="1"/>
              <w:ind w:left="99"/>
              <w:rPr>
                <w:sz w:val="20"/>
                <w:szCs w:val="20"/>
              </w:rPr>
            </w:pPr>
            <w:r>
              <w:rPr>
                <w:sz w:val="20"/>
                <w:szCs w:val="20"/>
              </w:rPr>
              <w:t>USN-1</w:t>
            </w:r>
          </w:p>
        </w:tc>
        <w:tc>
          <w:tcPr>
            <w:tcW w:w="1985" w:type="dxa"/>
            <w:hideMark/>
          </w:tcPr>
          <w:p w14:paraId="0DE194F5" w14:textId="77777777" w:rsidR="00893687" w:rsidRDefault="00893687">
            <w:pPr>
              <w:pStyle w:val="TableParagraph"/>
              <w:spacing w:line="240" w:lineRule="atLeast"/>
              <w:ind w:left="104"/>
              <w:rPr>
                <w:sz w:val="20"/>
                <w:szCs w:val="20"/>
              </w:rPr>
            </w:pPr>
            <w:r>
              <w:rPr>
                <w:sz w:val="20"/>
                <w:szCs w:val="20"/>
              </w:rPr>
              <w:t>As</w:t>
            </w:r>
            <w:r>
              <w:rPr>
                <w:spacing w:val="-6"/>
                <w:sz w:val="20"/>
                <w:szCs w:val="20"/>
              </w:rPr>
              <w:t xml:space="preserve"> </w:t>
            </w:r>
            <w:r>
              <w:rPr>
                <w:sz w:val="20"/>
                <w:szCs w:val="20"/>
              </w:rPr>
              <w:t>a</w:t>
            </w:r>
            <w:r>
              <w:rPr>
                <w:spacing w:val="-5"/>
                <w:sz w:val="20"/>
                <w:szCs w:val="20"/>
              </w:rPr>
              <w:t xml:space="preserve"> </w:t>
            </w:r>
            <w:r>
              <w:rPr>
                <w:sz w:val="20"/>
                <w:szCs w:val="20"/>
              </w:rPr>
              <w:t>user,</w:t>
            </w:r>
            <w:r>
              <w:rPr>
                <w:spacing w:val="-5"/>
                <w:sz w:val="20"/>
                <w:szCs w:val="20"/>
              </w:rPr>
              <w:t xml:space="preserve"> </w:t>
            </w:r>
            <w:r>
              <w:rPr>
                <w:sz w:val="20"/>
                <w:szCs w:val="20"/>
              </w:rPr>
              <w:t>I</w:t>
            </w:r>
            <w:r>
              <w:rPr>
                <w:spacing w:val="-5"/>
                <w:sz w:val="20"/>
                <w:szCs w:val="20"/>
              </w:rPr>
              <w:t xml:space="preserve"> </w:t>
            </w:r>
            <w:r>
              <w:rPr>
                <w:sz w:val="20"/>
                <w:szCs w:val="20"/>
              </w:rPr>
              <w:t>can</w:t>
            </w:r>
            <w:r>
              <w:rPr>
                <w:spacing w:val="-5"/>
                <w:sz w:val="20"/>
                <w:szCs w:val="20"/>
              </w:rPr>
              <w:t xml:space="preserve"> </w:t>
            </w:r>
            <w:r>
              <w:rPr>
                <w:sz w:val="20"/>
                <w:szCs w:val="20"/>
              </w:rPr>
              <w:t>register</w:t>
            </w:r>
            <w:r>
              <w:rPr>
                <w:spacing w:val="-5"/>
                <w:sz w:val="20"/>
                <w:szCs w:val="20"/>
              </w:rPr>
              <w:t xml:space="preserve"> </w:t>
            </w:r>
            <w:r>
              <w:rPr>
                <w:sz w:val="20"/>
                <w:szCs w:val="20"/>
              </w:rPr>
              <w:t>for</w:t>
            </w:r>
            <w:r>
              <w:rPr>
                <w:spacing w:val="-5"/>
                <w:sz w:val="20"/>
                <w:szCs w:val="20"/>
              </w:rPr>
              <w:t xml:space="preserve"> </w:t>
            </w:r>
            <w:r>
              <w:rPr>
                <w:sz w:val="20"/>
                <w:szCs w:val="20"/>
              </w:rPr>
              <w:t>the</w:t>
            </w:r>
            <w:r>
              <w:rPr>
                <w:spacing w:val="-5"/>
                <w:sz w:val="20"/>
                <w:szCs w:val="20"/>
              </w:rPr>
              <w:t xml:space="preserve"> </w:t>
            </w:r>
            <w:r>
              <w:rPr>
                <w:sz w:val="20"/>
                <w:szCs w:val="20"/>
              </w:rPr>
              <w:t>application</w:t>
            </w:r>
            <w:r>
              <w:rPr>
                <w:spacing w:val="-5"/>
                <w:sz w:val="20"/>
                <w:szCs w:val="20"/>
              </w:rPr>
              <w:t xml:space="preserve"> </w:t>
            </w:r>
            <w:r>
              <w:rPr>
                <w:sz w:val="20"/>
                <w:szCs w:val="20"/>
              </w:rPr>
              <w:t>by</w:t>
            </w:r>
            <w:r>
              <w:rPr>
                <w:spacing w:val="-53"/>
                <w:sz w:val="20"/>
                <w:szCs w:val="20"/>
              </w:rPr>
              <w:t xml:space="preserve"> </w:t>
            </w:r>
            <w:r>
              <w:rPr>
                <w:sz w:val="20"/>
                <w:szCs w:val="20"/>
              </w:rPr>
              <w:t>entering my email, and password, and</w:t>
            </w:r>
            <w:r>
              <w:rPr>
                <w:spacing w:val="1"/>
                <w:sz w:val="20"/>
                <w:szCs w:val="20"/>
              </w:rPr>
              <w:t xml:space="preserve"> </w:t>
            </w:r>
            <w:r>
              <w:rPr>
                <w:sz w:val="20"/>
                <w:szCs w:val="20"/>
              </w:rPr>
              <w:t>confirming</w:t>
            </w:r>
            <w:r>
              <w:rPr>
                <w:spacing w:val="-2"/>
                <w:sz w:val="20"/>
                <w:szCs w:val="20"/>
              </w:rPr>
              <w:t xml:space="preserve"> </w:t>
            </w:r>
            <w:r>
              <w:rPr>
                <w:sz w:val="20"/>
                <w:szCs w:val="20"/>
              </w:rPr>
              <w:t>my</w:t>
            </w:r>
            <w:r>
              <w:rPr>
                <w:spacing w:val="-2"/>
                <w:sz w:val="20"/>
                <w:szCs w:val="20"/>
              </w:rPr>
              <w:t xml:space="preserve"> </w:t>
            </w:r>
            <w:r>
              <w:rPr>
                <w:sz w:val="20"/>
                <w:szCs w:val="20"/>
              </w:rPr>
              <w:t>password.</w:t>
            </w:r>
          </w:p>
        </w:tc>
        <w:tc>
          <w:tcPr>
            <w:tcW w:w="1984" w:type="dxa"/>
            <w:hideMark/>
          </w:tcPr>
          <w:p w14:paraId="221C3872" w14:textId="77777777" w:rsidR="00893687" w:rsidRDefault="00893687">
            <w:pPr>
              <w:pStyle w:val="TableParagraph"/>
              <w:spacing w:before="1"/>
              <w:ind w:left="99" w:right="766"/>
              <w:rPr>
                <w:sz w:val="20"/>
                <w:szCs w:val="20"/>
              </w:rPr>
            </w:pPr>
            <w:r>
              <w:rPr>
                <w:sz w:val="20"/>
                <w:szCs w:val="20"/>
              </w:rPr>
              <w:t>I can access my</w:t>
            </w:r>
            <w:r>
              <w:rPr>
                <w:spacing w:val="1"/>
                <w:sz w:val="20"/>
                <w:szCs w:val="20"/>
              </w:rPr>
              <w:t xml:space="preserve"> </w:t>
            </w:r>
            <w:r>
              <w:rPr>
                <w:spacing w:val="-1"/>
                <w:sz w:val="20"/>
                <w:szCs w:val="20"/>
              </w:rPr>
              <w:t>account/dashboard</w:t>
            </w:r>
          </w:p>
        </w:tc>
        <w:tc>
          <w:tcPr>
            <w:tcW w:w="992" w:type="dxa"/>
            <w:hideMark/>
          </w:tcPr>
          <w:p w14:paraId="2FAE4528" w14:textId="77777777" w:rsidR="00893687" w:rsidRDefault="00893687">
            <w:pPr>
              <w:pStyle w:val="TableParagraph"/>
              <w:spacing w:before="1"/>
              <w:rPr>
                <w:sz w:val="20"/>
                <w:szCs w:val="20"/>
              </w:rPr>
            </w:pPr>
            <w:r>
              <w:rPr>
                <w:sz w:val="20"/>
                <w:szCs w:val="20"/>
              </w:rPr>
              <w:t>High</w:t>
            </w:r>
          </w:p>
        </w:tc>
        <w:tc>
          <w:tcPr>
            <w:tcW w:w="1276" w:type="dxa"/>
            <w:hideMark/>
          </w:tcPr>
          <w:p w14:paraId="4B9FDDE8" w14:textId="77777777" w:rsidR="00893687" w:rsidRDefault="00893687">
            <w:pPr>
              <w:pStyle w:val="TableParagraph"/>
              <w:spacing w:before="1"/>
              <w:rPr>
                <w:sz w:val="20"/>
                <w:szCs w:val="20"/>
              </w:rPr>
            </w:pPr>
            <w:r>
              <w:rPr>
                <w:sz w:val="20"/>
                <w:szCs w:val="20"/>
              </w:rPr>
              <w:t>Sprint-1</w:t>
            </w:r>
          </w:p>
        </w:tc>
      </w:tr>
      <w:tr w:rsidR="00893687" w14:paraId="4C1E8D36" w14:textId="77777777" w:rsidTr="00893687">
        <w:trPr>
          <w:trHeight w:val="669"/>
        </w:trPr>
        <w:tc>
          <w:tcPr>
            <w:tcW w:w="1271" w:type="dxa"/>
          </w:tcPr>
          <w:p w14:paraId="5679A231" w14:textId="77777777" w:rsidR="00893687" w:rsidRDefault="00893687">
            <w:pPr>
              <w:pStyle w:val="TableParagraph"/>
              <w:ind w:left="0"/>
              <w:rPr>
                <w:rFonts w:ascii="Times New Roman" w:eastAsia="Arial MT" w:cs="Arial MT"/>
                <w:sz w:val="20"/>
                <w:szCs w:val="20"/>
              </w:rPr>
            </w:pPr>
          </w:p>
        </w:tc>
        <w:tc>
          <w:tcPr>
            <w:tcW w:w="1418" w:type="dxa"/>
          </w:tcPr>
          <w:p w14:paraId="1350136F" w14:textId="77777777" w:rsidR="00893687" w:rsidRDefault="00893687">
            <w:pPr>
              <w:pStyle w:val="TableParagraph"/>
              <w:ind w:left="0"/>
              <w:rPr>
                <w:rFonts w:ascii="Times New Roman" w:eastAsia="Arial MT" w:cs="Arial MT"/>
                <w:sz w:val="20"/>
                <w:szCs w:val="20"/>
              </w:rPr>
            </w:pPr>
          </w:p>
        </w:tc>
        <w:tc>
          <w:tcPr>
            <w:tcW w:w="850" w:type="dxa"/>
            <w:hideMark/>
          </w:tcPr>
          <w:p w14:paraId="020656CE" w14:textId="77777777" w:rsidR="00893687" w:rsidRDefault="00893687">
            <w:pPr>
              <w:pStyle w:val="TableParagraph"/>
              <w:spacing w:line="216" w:lineRule="exact"/>
              <w:ind w:left="99"/>
              <w:rPr>
                <w:sz w:val="20"/>
                <w:szCs w:val="20"/>
              </w:rPr>
            </w:pPr>
            <w:r>
              <w:rPr>
                <w:sz w:val="20"/>
                <w:szCs w:val="20"/>
              </w:rPr>
              <w:t>USN-2</w:t>
            </w:r>
          </w:p>
        </w:tc>
        <w:tc>
          <w:tcPr>
            <w:tcW w:w="1985" w:type="dxa"/>
            <w:hideMark/>
          </w:tcPr>
          <w:p w14:paraId="483CC945" w14:textId="77777777" w:rsidR="00893687" w:rsidRDefault="00893687">
            <w:pPr>
              <w:pStyle w:val="TableParagraph"/>
              <w:spacing w:line="216" w:lineRule="exact"/>
              <w:ind w:left="104"/>
              <w:rPr>
                <w:sz w:val="20"/>
                <w:szCs w:val="20"/>
              </w:rPr>
            </w:pPr>
            <w:r>
              <w:rPr>
                <w:sz w:val="20"/>
                <w:szCs w:val="20"/>
              </w:rPr>
              <w:t>As</w:t>
            </w:r>
            <w:r>
              <w:rPr>
                <w:spacing w:val="-6"/>
                <w:sz w:val="20"/>
                <w:szCs w:val="20"/>
              </w:rPr>
              <w:t xml:space="preserve"> </w:t>
            </w:r>
            <w:r>
              <w:rPr>
                <w:sz w:val="20"/>
                <w:szCs w:val="20"/>
              </w:rPr>
              <w:t>a</w:t>
            </w:r>
            <w:r>
              <w:rPr>
                <w:spacing w:val="-5"/>
                <w:sz w:val="20"/>
                <w:szCs w:val="20"/>
              </w:rPr>
              <w:t xml:space="preserve"> </w:t>
            </w:r>
            <w:r>
              <w:rPr>
                <w:sz w:val="20"/>
                <w:szCs w:val="20"/>
              </w:rPr>
              <w:t>user,</w:t>
            </w:r>
            <w:r>
              <w:rPr>
                <w:spacing w:val="-6"/>
                <w:sz w:val="20"/>
                <w:szCs w:val="20"/>
              </w:rPr>
              <w:t xml:space="preserve"> </w:t>
            </w:r>
            <w:r>
              <w:rPr>
                <w:sz w:val="20"/>
                <w:szCs w:val="20"/>
              </w:rPr>
              <w:t>I</w:t>
            </w:r>
            <w:r>
              <w:rPr>
                <w:spacing w:val="-5"/>
                <w:sz w:val="20"/>
                <w:szCs w:val="20"/>
              </w:rPr>
              <w:t xml:space="preserve"> </w:t>
            </w:r>
            <w:r>
              <w:rPr>
                <w:sz w:val="20"/>
                <w:szCs w:val="20"/>
              </w:rPr>
              <w:t>will</w:t>
            </w:r>
            <w:r>
              <w:rPr>
                <w:spacing w:val="-5"/>
                <w:sz w:val="20"/>
                <w:szCs w:val="20"/>
              </w:rPr>
              <w:t xml:space="preserve"> </w:t>
            </w:r>
            <w:r>
              <w:rPr>
                <w:sz w:val="20"/>
                <w:szCs w:val="20"/>
              </w:rPr>
              <w:t>receive</w:t>
            </w:r>
            <w:r>
              <w:rPr>
                <w:spacing w:val="-6"/>
                <w:sz w:val="20"/>
                <w:szCs w:val="20"/>
              </w:rPr>
              <w:t xml:space="preserve"> </w:t>
            </w:r>
            <w:r>
              <w:rPr>
                <w:sz w:val="20"/>
                <w:szCs w:val="20"/>
              </w:rPr>
              <w:t>a</w:t>
            </w:r>
            <w:r>
              <w:rPr>
                <w:spacing w:val="-5"/>
                <w:sz w:val="20"/>
                <w:szCs w:val="20"/>
              </w:rPr>
              <w:t xml:space="preserve"> </w:t>
            </w:r>
            <w:r>
              <w:rPr>
                <w:sz w:val="20"/>
                <w:szCs w:val="20"/>
              </w:rPr>
              <w:t>confirmation</w:t>
            </w:r>
            <w:r>
              <w:rPr>
                <w:spacing w:val="-5"/>
                <w:sz w:val="20"/>
                <w:szCs w:val="20"/>
              </w:rPr>
              <w:t xml:space="preserve"> </w:t>
            </w:r>
            <w:r>
              <w:rPr>
                <w:sz w:val="20"/>
                <w:szCs w:val="20"/>
              </w:rPr>
              <w:t>email</w:t>
            </w:r>
          </w:p>
          <w:p w14:paraId="5F022AE4" w14:textId="77777777" w:rsidR="00893687" w:rsidRDefault="00893687">
            <w:pPr>
              <w:pStyle w:val="TableParagraph"/>
              <w:ind w:left="104"/>
              <w:rPr>
                <w:sz w:val="20"/>
                <w:szCs w:val="20"/>
              </w:rPr>
            </w:pPr>
            <w:r>
              <w:rPr>
                <w:sz w:val="20"/>
                <w:szCs w:val="20"/>
              </w:rPr>
              <w:t>once</w:t>
            </w:r>
            <w:r>
              <w:rPr>
                <w:spacing w:val="-6"/>
                <w:sz w:val="20"/>
                <w:szCs w:val="20"/>
              </w:rPr>
              <w:t xml:space="preserve"> </w:t>
            </w:r>
            <w:r>
              <w:rPr>
                <w:sz w:val="20"/>
                <w:szCs w:val="20"/>
              </w:rPr>
              <w:t>I</w:t>
            </w:r>
            <w:r>
              <w:rPr>
                <w:spacing w:val="-5"/>
                <w:sz w:val="20"/>
                <w:szCs w:val="20"/>
              </w:rPr>
              <w:t xml:space="preserve"> </w:t>
            </w:r>
            <w:r>
              <w:rPr>
                <w:sz w:val="20"/>
                <w:szCs w:val="20"/>
              </w:rPr>
              <w:t>have</w:t>
            </w:r>
            <w:r>
              <w:rPr>
                <w:spacing w:val="-5"/>
                <w:sz w:val="20"/>
                <w:szCs w:val="20"/>
              </w:rPr>
              <w:t xml:space="preserve"> </w:t>
            </w:r>
            <w:r>
              <w:rPr>
                <w:sz w:val="20"/>
                <w:szCs w:val="20"/>
              </w:rPr>
              <w:t>registered</w:t>
            </w:r>
            <w:r>
              <w:rPr>
                <w:spacing w:val="-5"/>
                <w:sz w:val="20"/>
                <w:szCs w:val="20"/>
              </w:rPr>
              <w:t xml:space="preserve"> </w:t>
            </w:r>
            <w:r>
              <w:rPr>
                <w:sz w:val="20"/>
                <w:szCs w:val="20"/>
              </w:rPr>
              <w:t>for</w:t>
            </w:r>
            <w:r>
              <w:rPr>
                <w:spacing w:val="-5"/>
                <w:sz w:val="20"/>
                <w:szCs w:val="20"/>
              </w:rPr>
              <w:t xml:space="preserve"> </w:t>
            </w:r>
            <w:r>
              <w:rPr>
                <w:sz w:val="20"/>
                <w:szCs w:val="20"/>
              </w:rPr>
              <w:t>the</w:t>
            </w:r>
            <w:r>
              <w:rPr>
                <w:spacing w:val="-5"/>
                <w:sz w:val="20"/>
                <w:szCs w:val="20"/>
              </w:rPr>
              <w:t xml:space="preserve"> </w:t>
            </w:r>
            <w:r>
              <w:rPr>
                <w:sz w:val="20"/>
                <w:szCs w:val="20"/>
              </w:rPr>
              <w:t>application</w:t>
            </w:r>
          </w:p>
        </w:tc>
        <w:tc>
          <w:tcPr>
            <w:tcW w:w="1984" w:type="dxa"/>
            <w:hideMark/>
          </w:tcPr>
          <w:p w14:paraId="713460F7" w14:textId="77777777" w:rsidR="00893687" w:rsidRDefault="00893687">
            <w:pPr>
              <w:pStyle w:val="TableParagraph"/>
              <w:spacing w:line="216" w:lineRule="exact"/>
              <w:ind w:left="99"/>
              <w:rPr>
                <w:sz w:val="20"/>
                <w:szCs w:val="20"/>
              </w:rPr>
            </w:pPr>
            <w:r>
              <w:rPr>
                <w:sz w:val="20"/>
                <w:szCs w:val="20"/>
              </w:rPr>
              <w:t>I</w:t>
            </w:r>
            <w:r>
              <w:rPr>
                <w:spacing w:val="-3"/>
                <w:sz w:val="20"/>
                <w:szCs w:val="20"/>
              </w:rPr>
              <w:t xml:space="preserve"> </w:t>
            </w:r>
            <w:r>
              <w:rPr>
                <w:sz w:val="20"/>
                <w:szCs w:val="20"/>
              </w:rPr>
              <w:t>can</w:t>
            </w:r>
            <w:r>
              <w:rPr>
                <w:spacing w:val="-3"/>
                <w:sz w:val="20"/>
                <w:szCs w:val="20"/>
              </w:rPr>
              <w:t xml:space="preserve"> </w:t>
            </w:r>
            <w:r>
              <w:rPr>
                <w:sz w:val="20"/>
                <w:szCs w:val="20"/>
              </w:rPr>
              <w:t>receive</w:t>
            </w:r>
            <w:r>
              <w:rPr>
                <w:spacing w:val="-3"/>
                <w:sz w:val="20"/>
                <w:szCs w:val="20"/>
              </w:rPr>
              <w:t xml:space="preserve"> </w:t>
            </w:r>
            <w:r>
              <w:rPr>
                <w:sz w:val="20"/>
                <w:szCs w:val="20"/>
              </w:rPr>
              <w:t>a</w:t>
            </w:r>
          </w:p>
          <w:p w14:paraId="0178D267" w14:textId="77777777" w:rsidR="00893687" w:rsidRDefault="00893687">
            <w:pPr>
              <w:pStyle w:val="TableParagraph"/>
              <w:spacing w:line="240" w:lineRule="atLeast"/>
              <w:ind w:left="99" w:right="194"/>
              <w:rPr>
                <w:sz w:val="20"/>
                <w:szCs w:val="20"/>
              </w:rPr>
            </w:pPr>
            <w:r>
              <w:rPr>
                <w:sz w:val="20"/>
                <w:szCs w:val="20"/>
              </w:rPr>
              <w:t>confirmation email &amp; click</w:t>
            </w:r>
            <w:r>
              <w:rPr>
                <w:spacing w:val="-54"/>
                <w:sz w:val="20"/>
                <w:szCs w:val="20"/>
              </w:rPr>
              <w:t xml:space="preserve"> </w:t>
            </w:r>
            <w:r>
              <w:rPr>
                <w:sz w:val="20"/>
                <w:szCs w:val="20"/>
              </w:rPr>
              <w:t>confirm</w:t>
            </w:r>
          </w:p>
        </w:tc>
        <w:tc>
          <w:tcPr>
            <w:tcW w:w="992" w:type="dxa"/>
            <w:hideMark/>
          </w:tcPr>
          <w:p w14:paraId="132C77D6" w14:textId="77777777" w:rsidR="00893687" w:rsidRDefault="00893687">
            <w:pPr>
              <w:pStyle w:val="TableParagraph"/>
              <w:spacing w:line="216" w:lineRule="exact"/>
              <w:rPr>
                <w:sz w:val="20"/>
                <w:szCs w:val="20"/>
              </w:rPr>
            </w:pPr>
            <w:r>
              <w:rPr>
                <w:sz w:val="20"/>
                <w:szCs w:val="20"/>
              </w:rPr>
              <w:t>High</w:t>
            </w:r>
          </w:p>
        </w:tc>
        <w:tc>
          <w:tcPr>
            <w:tcW w:w="1276" w:type="dxa"/>
            <w:hideMark/>
          </w:tcPr>
          <w:p w14:paraId="2BFE0BFC" w14:textId="77777777" w:rsidR="00893687" w:rsidRDefault="00893687">
            <w:pPr>
              <w:pStyle w:val="TableParagraph"/>
              <w:spacing w:line="216" w:lineRule="exact"/>
              <w:rPr>
                <w:sz w:val="20"/>
                <w:szCs w:val="20"/>
              </w:rPr>
            </w:pPr>
            <w:r>
              <w:rPr>
                <w:sz w:val="20"/>
                <w:szCs w:val="20"/>
              </w:rPr>
              <w:t>Sprint-1</w:t>
            </w:r>
          </w:p>
        </w:tc>
      </w:tr>
      <w:tr w:rsidR="00893687" w14:paraId="351F0DE0" w14:textId="77777777" w:rsidTr="00893687">
        <w:trPr>
          <w:trHeight w:val="664"/>
        </w:trPr>
        <w:tc>
          <w:tcPr>
            <w:tcW w:w="1271" w:type="dxa"/>
          </w:tcPr>
          <w:p w14:paraId="4B1C3DD3" w14:textId="77777777" w:rsidR="00893687" w:rsidRDefault="00893687">
            <w:pPr>
              <w:pStyle w:val="TableParagraph"/>
              <w:ind w:left="0"/>
              <w:rPr>
                <w:rFonts w:ascii="Times New Roman" w:eastAsia="Arial MT" w:cs="Arial MT"/>
                <w:sz w:val="20"/>
                <w:szCs w:val="20"/>
              </w:rPr>
            </w:pPr>
          </w:p>
        </w:tc>
        <w:tc>
          <w:tcPr>
            <w:tcW w:w="1418" w:type="dxa"/>
          </w:tcPr>
          <w:p w14:paraId="157CAAB6" w14:textId="77777777" w:rsidR="00893687" w:rsidRDefault="00893687">
            <w:pPr>
              <w:pStyle w:val="TableParagraph"/>
              <w:ind w:left="0"/>
              <w:rPr>
                <w:rFonts w:ascii="Times New Roman" w:eastAsia="Arial MT" w:cs="Arial MT"/>
                <w:sz w:val="20"/>
                <w:szCs w:val="20"/>
              </w:rPr>
            </w:pPr>
          </w:p>
        </w:tc>
        <w:tc>
          <w:tcPr>
            <w:tcW w:w="850" w:type="dxa"/>
            <w:hideMark/>
          </w:tcPr>
          <w:p w14:paraId="6AADC089" w14:textId="77777777" w:rsidR="00893687" w:rsidRDefault="00893687">
            <w:pPr>
              <w:pStyle w:val="TableParagraph"/>
              <w:spacing w:line="215" w:lineRule="exact"/>
              <w:ind w:left="99"/>
              <w:rPr>
                <w:sz w:val="20"/>
                <w:szCs w:val="20"/>
              </w:rPr>
            </w:pPr>
            <w:r>
              <w:rPr>
                <w:sz w:val="20"/>
                <w:szCs w:val="20"/>
              </w:rPr>
              <w:t>USN-3</w:t>
            </w:r>
          </w:p>
        </w:tc>
        <w:tc>
          <w:tcPr>
            <w:tcW w:w="1985" w:type="dxa"/>
            <w:hideMark/>
          </w:tcPr>
          <w:p w14:paraId="26C03F5B" w14:textId="77777777" w:rsidR="00893687" w:rsidRDefault="00893687">
            <w:pPr>
              <w:pStyle w:val="TableParagraph"/>
              <w:spacing w:line="215" w:lineRule="exact"/>
              <w:ind w:left="104"/>
              <w:rPr>
                <w:sz w:val="20"/>
                <w:szCs w:val="20"/>
              </w:rPr>
            </w:pPr>
            <w:r>
              <w:rPr>
                <w:sz w:val="20"/>
                <w:szCs w:val="20"/>
              </w:rPr>
              <w:t>As</w:t>
            </w:r>
            <w:r>
              <w:rPr>
                <w:spacing w:val="-6"/>
                <w:sz w:val="20"/>
                <w:szCs w:val="20"/>
              </w:rPr>
              <w:t xml:space="preserve"> </w:t>
            </w:r>
            <w:r>
              <w:rPr>
                <w:sz w:val="20"/>
                <w:szCs w:val="20"/>
              </w:rPr>
              <w:t>a</w:t>
            </w:r>
            <w:r>
              <w:rPr>
                <w:spacing w:val="-5"/>
                <w:sz w:val="20"/>
                <w:szCs w:val="20"/>
              </w:rPr>
              <w:t xml:space="preserve"> </w:t>
            </w:r>
            <w:r>
              <w:rPr>
                <w:sz w:val="20"/>
                <w:szCs w:val="20"/>
              </w:rPr>
              <w:t>user,</w:t>
            </w:r>
            <w:r>
              <w:rPr>
                <w:spacing w:val="-5"/>
                <w:sz w:val="20"/>
                <w:szCs w:val="20"/>
              </w:rPr>
              <w:t xml:space="preserve"> </w:t>
            </w:r>
            <w:r>
              <w:rPr>
                <w:sz w:val="20"/>
                <w:szCs w:val="20"/>
              </w:rPr>
              <w:t>I</w:t>
            </w:r>
            <w:r>
              <w:rPr>
                <w:spacing w:val="-5"/>
                <w:sz w:val="20"/>
                <w:szCs w:val="20"/>
              </w:rPr>
              <w:t xml:space="preserve"> </w:t>
            </w:r>
            <w:r>
              <w:rPr>
                <w:sz w:val="20"/>
                <w:szCs w:val="20"/>
              </w:rPr>
              <w:t>can</w:t>
            </w:r>
            <w:r>
              <w:rPr>
                <w:spacing w:val="-6"/>
                <w:sz w:val="20"/>
                <w:szCs w:val="20"/>
              </w:rPr>
              <w:t xml:space="preserve"> </w:t>
            </w:r>
            <w:r>
              <w:rPr>
                <w:sz w:val="20"/>
                <w:szCs w:val="20"/>
              </w:rPr>
              <w:t>register</w:t>
            </w:r>
            <w:r>
              <w:rPr>
                <w:spacing w:val="-5"/>
                <w:sz w:val="20"/>
                <w:szCs w:val="20"/>
              </w:rPr>
              <w:t xml:space="preserve"> </w:t>
            </w:r>
            <w:r>
              <w:rPr>
                <w:sz w:val="20"/>
                <w:szCs w:val="20"/>
              </w:rPr>
              <w:t>for</w:t>
            </w:r>
            <w:r>
              <w:rPr>
                <w:spacing w:val="-5"/>
                <w:sz w:val="20"/>
                <w:szCs w:val="20"/>
              </w:rPr>
              <w:t xml:space="preserve"> </w:t>
            </w:r>
            <w:r>
              <w:rPr>
                <w:sz w:val="20"/>
                <w:szCs w:val="20"/>
              </w:rPr>
              <w:t>the</w:t>
            </w:r>
            <w:r>
              <w:rPr>
                <w:spacing w:val="-5"/>
                <w:sz w:val="20"/>
                <w:szCs w:val="20"/>
              </w:rPr>
              <w:t xml:space="preserve"> </w:t>
            </w:r>
            <w:r>
              <w:rPr>
                <w:sz w:val="20"/>
                <w:szCs w:val="20"/>
              </w:rPr>
              <w:t>application</w:t>
            </w:r>
          </w:p>
          <w:p w14:paraId="384B5C01" w14:textId="77777777" w:rsidR="00893687" w:rsidRDefault="00893687">
            <w:pPr>
              <w:pStyle w:val="TableParagraph"/>
              <w:ind w:left="104"/>
              <w:rPr>
                <w:sz w:val="20"/>
                <w:szCs w:val="20"/>
              </w:rPr>
            </w:pPr>
            <w:r>
              <w:rPr>
                <w:sz w:val="20"/>
                <w:szCs w:val="20"/>
              </w:rPr>
              <w:t>through</w:t>
            </w:r>
            <w:r>
              <w:rPr>
                <w:spacing w:val="-7"/>
                <w:sz w:val="20"/>
                <w:szCs w:val="20"/>
              </w:rPr>
              <w:t xml:space="preserve"> </w:t>
            </w:r>
            <w:r>
              <w:rPr>
                <w:sz w:val="20"/>
                <w:szCs w:val="20"/>
              </w:rPr>
              <w:t>Facebook</w:t>
            </w:r>
          </w:p>
        </w:tc>
        <w:tc>
          <w:tcPr>
            <w:tcW w:w="1984" w:type="dxa"/>
            <w:hideMark/>
          </w:tcPr>
          <w:p w14:paraId="3E1552F4" w14:textId="77777777" w:rsidR="00893687" w:rsidRDefault="00893687">
            <w:pPr>
              <w:pStyle w:val="TableParagraph"/>
              <w:spacing w:line="215" w:lineRule="exact"/>
              <w:ind w:left="99"/>
              <w:rPr>
                <w:sz w:val="20"/>
                <w:szCs w:val="20"/>
              </w:rPr>
            </w:pPr>
            <w:r>
              <w:rPr>
                <w:sz w:val="20"/>
                <w:szCs w:val="20"/>
              </w:rPr>
              <w:t>I</w:t>
            </w:r>
            <w:r>
              <w:rPr>
                <w:spacing w:val="-4"/>
                <w:sz w:val="20"/>
                <w:szCs w:val="20"/>
              </w:rPr>
              <w:t xml:space="preserve"> </w:t>
            </w:r>
            <w:r>
              <w:rPr>
                <w:sz w:val="20"/>
                <w:szCs w:val="20"/>
              </w:rPr>
              <w:t>can</w:t>
            </w:r>
            <w:r>
              <w:rPr>
                <w:spacing w:val="-4"/>
                <w:sz w:val="20"/>
                <w:szCs w:val="20"/>
              </w:rPr>
              <w:t xml:space="preserve"> </w:t>
            </w:r>
            <w:r>
              <w:rPr>
                <w:sz w:val="20"/>
                <w:szCs w:val="20"/>
              </w:rPr>
              <w:t>register</w:t>
            </w:r>
            <w:r>
              <w:rPr>
                <w:spacing w:val="-3"/>
                <w:sz w:val="20"/>
                <w:szCs w:val="20"/>
              </w:rPr>
              <w:t xml:space="preserve"> </w:t>
            </w:r>
            <w:r>
              <w:rPr>
                <w:sz w:val="20"/>
                <w:szCs w:val="20"/>
              </w:rPr>
              <w:t>&amp;</w:t>
            </w:r>
            <w:r>
              <w:rPr>
                <w:spacing w:val="-4"/>
                <w:sz w:val="20"/>
                <w:szCs w:val="20"/>
              </w:rPr>
              <w:t xml:space="preserve"> </w:t>
            </w:r>
            <w:r>
              <w:rPr>
                <w:sz w:val="20"/>
                <w:szCs w:val="20"/>
              </w:rPr>
              <w:t>access</w:t>
            </w:r>
            <w:r>
              <w:rPr>
                <w:spacing w:val="-3"/>
                <w:sz w:val="20"/>
                <w:szCs w:val="20"/>
              </w:rPr>
              <w:t xml:space="preserve"> </w:t>
            </w:r>
            <w:r>
              <w:rPr>
                <w:sz w:val="20"/>
                <w:szCs w:val="20"/>
              </w:rPr>
              <w:t>the</w:t>
            </w:r>
          </w:p>
          <w:p w14:paraId="531C2425" w14:textId="77777777" w:rsidR="00893687" w:rsidRDefault="00893687">
            <w:pPr>
              <w:pStyle w:val="TableParagraph"/>
              <w:spacing w:line="240" w:lineRule="atLeast"/>
              <w:ind w:left="99" w:right="160"/>
              <w:rPr>
                <w:sz w:val="20"/>
                <w:szCs w:val="20"/>
              </w:rPr>
            </w:pPr>
            <w:r>
              <w:rPr>
                <w:sz w:val="20"/>
                <w:szCs w:val="20"/>
              </w:rPr>
              <w:t>dashboard with Facebook</w:t>
            </w:r>
            <w:r>
              <w:rPr>
                <w:spacing w:val="-54"/>
                <w:sz w:val="20"/>
                <w:szCs w:val="20"/>
              </w:rPr>
              <w:t xml:space="preserve"> </w:t>
            </w:r>
            <w:r>
              <w:rPr>
                <w:sz w:val="20"/>
                <w:szCs w:val="20"/>
              </w:rPr>
              <w:t>Login</w:t>
            </w:r>
          </w:p>
        </w:tc>
        <w:tc>
          <w:tcPr>
            <w:tcW w:w="992" w:type="dxa"/>
            <w:hideMark/>
          </w:tcPr>
          <w:p w14:paraId="79A3808C" w14:textId="77777777" w:rsidR="00893687" w:rsidRDefault="00893687">
            <w:pPr>
              <w:pStyle w:val="TableParagraph"/>
              <w:spacing w:line="215" w:lineRule="exact"/>
              <w:rPr>
                <w:sz w:val="20"/>
                <w:szCs w:val="20"/>
              </w:rPr>
            </w:pPr>
            <w:r>
              <w:rPr>
                <w:sz w:val="20"/>
                <w:szCs w:val="20"/>
              </w:rPr>
              <w:t>Low</w:t>
            </w:r>
          </w:p>
        </w:tc>
        <w:tc>
          <w:tcPr>
            <w:tcW w:w="1276" w:type="dxa"/>
            <w:hideMark/>
          </w:tcPr>
          <w:p w14:paraId="10876449" w14:textId="77777777" w:rsidR="00893687" w:rsidRDefault="00893687">
            <w:pPr>
              <w:pStyle w:val="TableParagraph"/>
              <w:spacing w:line="215" w:lineRule="exact"/>
              <w:rPr>
                <w:sz w:val="20"/>
                <w:szCs w:val="20"/>
              </w:rPr>
            </w:pPr>
            <w:r>
              <w:rPr>
                <w:sz w:val="20"/>
                <w:szCs w:val="20"/>
              </w:rPr>
              <w:t>Sprint-2</w:t>
            </w:r>
          </w:p>
        </w:tc>
      </w:tr>
      <w:tr w:rsidR="00893687" w14:paraId="348617BD" w14:textId="77777777" w:rsidTr="00893687">
        <w:trPr>
          <w:trHeight w:val="899"/>
        </w:trPr>
        <w:tc>
          <w:tcPr>
            <w:tcW w:w="1271" w:type="dxa"/>
          </w:tcPr>
          <w:p w14:paraId="03641D8D" w14:textId="77777777" w:rsidR="00893687" w:rsidRDefault="00893687">
            <w:pPr>
              <w:pStyle w:val="TableParagraph"/>
              <w:ind w:left="0"/>
              <w:rPr>
                <w:rFonts w:ascii="Times New Roman" w:eastAsia="Arial MT" w:cs="Arial MT"/>
                <w:sz w:val="20"/>
                <w:szCs w:val="20"/>
              </w:rPr>
            </w:pPr>
          </w:p>
        </w:tc>
        <w:tc>
          <w:tcPr>
            <w:tcW w:w="1418" w:type="dxa"/>
          </w:tcPr>
          <w:p w14:paraId="32CE4F2A" w14:textId="77777777" w:rsidR="00893687" w:rsidRDefault="00893687">
            <w:pPr>
              <w:pStyle w:val="TableParagraph"/>
              <w:ind w:left="0"/>
              <w:rPr>
                <w:rFonts w:ascii="Times New Roman" w:eastAsia="Arial MT" w:cs="Arial MT"/>
                <w:sz w:val="20"/>
                <w:szCs w:val="20"/>
              </w:rPr>
            </w:pPr>
          </w:p>
        </w:tc>
        <w:tc>
          <w:tcPr>
            <w:tcW w:w="850" w:type="dxa"/>
            <w:hideMark/>
          </w:tcPr>
          <w:p w14:paraId="2FBFC6CA" w14:textId="77777777" w:rsidR="00893687" w:rsidRDefault="00893687">
            <w:pPr>
              <w:pStyle w:val="TableParagraph"/>
              <w:spacing w:line="215" w:lineRule="exact"/>
              <w:ind w:left="99"/>
              <w:rPr>
                <w:sz w:val="20"/>
                <w:szCs w:val="20"/>
              </w:rPr>
            </w:pPr>
            <w:r>
              <w:rPr>
                <w:sz w:val="20"/>
                <w:szCs w:val="20"/>
              </w:rPr>
              <w:t>USN-4</w:t>
            </w:r>
          </w:p>
        </w:tc>
        <w:tc>
          <w:tcPr>
            <w:tcW w:w="1985" w:type="dxa"/>
            <w:hideMark/>
          </w:tcPr>
          <w:p w14:paraId="6B3A06A0" w14:textId="77777777" w:rsidR="00893687" w:rsidRDefault="00893687">
            <w:pPr>
              <w:pStyle w:val="TableParagraph"/>
              <w:spacing w:line="215" w:lineRule="exact"/>
              <w:ind w:left="104"/>
              <w:rPr>
                <w:sz w:val="20"/>
                <w:szCs w:val="20"/>
              </w:rPr>
            </w:pPr>
            <w:r>
              <w:rPr>
                <w:sz w:val="20"/>
                <w:szCs w:val="20"/>
              </w:rPr>
              <w:t>As</w:t>
            </w:r>
            <w:r>
              <w:rPr>
                <w:spacing w:val="-5"/>
                <w:sz w:val="20"/>
                <w:szCs w:val="20"/>
              </w:rPr>
              <w:t xml:space="preserve"> </w:t>
            </w:r>
            <w:r>
              <w:rPr>
                <w:sz w:val="20"/>
                <w:szCs w:val="20"/>
              </w:rPr>
              <w:t>a</w:t>
            </w:r>
            <w:r>
              <w:rPr>
                <w:spacing w:val="-5"/>
                <w:sz w:val="20"/>
                <w:szCs w:val="20"/>
              </w:rPr>
              <w:t xml:space="preserve"> </w:t>
            </w:r>
            <w:r>
              <w:rPr>
                <w:sz w:val="20"/>
                <w:szCs w:val="20"/>
              </w:rPr>
              <w:t>user,</w:t>
            </w:r>
            <w:r>
              <w:rPr>
                <w:spacing w:val="-5"/>
                <w:sz w:val="20"/>
                <w:szCs w:val="20"/>
              </w:rPr>
              <w:t xml:space="preserve"> </w:t>
            </w:r>
            <w:r>
              <w:rPr>
                <w:sz w:val="20"/>
                <w:szCs w:val="20"/>
              </w:rPr>
              <w:t>I</w:t>
            </w:r>
            <w:r>
              <w:rPr>
                <w:spacing w:val="-5"/>
                <w:sz w:val="20"/>
                <w:szCs w:val="20"/>
              </w:rPr>
              <w:t xml:space="preserve"> </w:t>
            </w:r>
            <w:r>
              <w:rPr>
                <w:sz w:val="20"/>
                <w:szCs w:val="20"/>
              </w:rPr>
              <w:t>can</w:t>
            </w:r>
            <w:r>
              <w:rPr>
                <w:spacing w:val="-4"/>
                <w:sz w:val="20"/>
                <w:szCs w:val="20"/>
              </w:rPr>
              <w:t xml:space="preserve"> </w:t>
            </w:r>
            <w:r>
              <w:rPr>
                <w:sz w:val="20"/>
                <w:szCs w:val="20"/>
              </w:rPr>
              <w:t>note</w:t>
            </w:r>
            <w:r>
              <w:rPr>
                <w:spacing w:val="-5"/>
                <w:sz w:val="20"/>
                <w:szCs w:val="20"/>
              </w:rPr>
              <w:t xml:space="preserve"> </w:t>
            </w:r>
            <w:r>
              <w:rPr>
                <w:sz w:val="20"/>
                <w:szCs w:val="20"/>
              </w:rPr>
              <w:t>for</w:t>
            </w:r>
            <w:r>
              <w:rPr>
                <w:spacing w:val="-5"/>
                <w:sz w:val="20"/>
                <w:szCs w:val="20"/>
              </w:rPr>
              <w:t xml:space="preserve"> </w:t>
            </w:r>
            <w:r>
              <w:rPr>
                <w:sz w:val="20"/>
                <w:szCs w:val="20"/>
              </w:rPr>
              <w:t>the</w:t>
            </w:r>
            <w:r>
              <w:rPr>
                <w:spacing w:val="-5"/>
                <w:sz w:val="20"/>
                <w:szCs w:val="20"/>
              </w:rPr>
              <w:t xml:space="preserve"> </w:t>
            </w:r>
            <w:r>
              <w:rPr>
                <w:sz w:val="20"/>
                <w:szCs w:val="20"/>
              </w:rPr>
              <w:t>application</w:t>
            </w:r>
          </w:p>
          <w:p w14:paraId="2C1D20C3" w14:textId="77777777" w:rsidR="00893687" w:rsidRDefault="00893687">
            <w:pPr>
              <w:pStyle w:val="TableParagraph"/>
              <w:ind w:left="104"/>
              <w:rPr>
                <w:sz w:val="20"/>
                <w:szCs w:val="20"/>
              </w:rPr>
            </w:pPr>
            <w:r>
              <w:rPr>
                <w:sz w:val="20"/>
                <w:szCs w:val="20"/>
              </w:rPr>
              <w:t>through</w:t>
            </w:r>
            <w:r>
              <w:rPr>
                <w:spacing w:val="-6"/>
                <w:sz w:val="20"/>
                <w:szCs w:val="20"/>
              </w:rPr>
              <w:t xml:space="preserve"> </w:t>
            </w:r>
            <w:r>
              <w:rPr>
                <w:sz w:val="20"/>
                <w:szCs w:val="20"/>
              </w:rPr>
              <w:t>mail</w:t>
            </w:r>
          </w:p>
        </w:tc>
        <w:tc>
          <w:tcPr>
            <w:tcW w:w="1984" w:type="dxa"/>
            <w:hideMark/>
          </w:tcPr>
          <w:p w14:paraId="747E9D65" w14:textId="77777777" w:rsidR="00893687" w:rsidRDefault="00893687">
            <w:pPr>
              <w:pStyle w:val="TableParagraph"/>
              <w:spacing w:line="215" w:lineRule="exact"/>
              <w:ind w:left="99"/>
              <w:rPr>
                <w:sz w:val="20"/>
                <w:szCs w:val="20"/>
              </w:rPr>
            </w:pPr>
            <w:r>
              <w:rPr>
                <w:sz w:val="20"/>
                <w:szCs w:val="20"/>
              </w:rPr>
              <w:t>I</w:t>
            </w:r>
            <w:r>
              <w:rPr>
                <w:spacing w:val="-5"/>
                <w:sz w:val="20"/>
                <w:szCs w:val="20"/>
              </w:rPr>
              <w:t xml:space="preserve"> </w:t>
            </w:r>
            <w:r>
              <w:rPr>
                <w:sz w:val="20"/>
                <w:szCs w:val="20"/>
              </w:rPr>
              <w:t>can</w:t>
            </w:r>
            <w:r>
              <w:rPr>
                <w:spacing w:val="-5"/>
                <w:sz w:val="20"/>
                <w:szCs w:val="20"/>
              </w:rPr>
              <w:t xml:space="preserve"> </w:t>
            </w:r>
            <w:r>
              <w:rPr>
                <w:sz w:val="20"/>
                <w:szCs w:val="20"/>
              </w:rPr>
              <w:t>register</w:t>
            </w:r>
            <w:r>
              <w:rPr>
                <w:spacing w:val="-4"/>
                <w:sz w:val="20"/>
                <w:szCs w:val="20"/>
              </w:rPr>
              <w:t xml:space="preserve"> </w:t>
            </w:r>
            <w:r>
              <w:rPr>
                <w:sz w:val="20"/>
                <w:szCs w:val="20"/>
              </w:rPr>
              <w:t>through</w:t>
            </w:r>
          </w:p>
          <w:p w14:paraId="3869339D" w14:textId="77777777" w:rsidR="00893687" w:rsidRDefault="00893687">
            <w:pPr>
              <w:pStyle w:val="TableParagraph"/>
              <w:ind w:left="99" w:right="505"/>
              <w:rPr>
                <w:sz w:val="20"/>
                <w:szCs w:val="20"/>
              </w:rPr>
            </w:pPr>
            <w:r>
              <w:rPr>
                <w:sz w:val="20"/>
                <w:szCs w:val="20"/>
              </w:rPr>
              <w:t>already logged in mail</w:t>
            </w:r>
            <w:r>
              <w:rPr>
                <w:spacing w:val="-54"/>
                <w:sz w:val="20"/>
                <w:szCs w:val="20"/>
              </w:rPr>
              <w:t xml:space="preserve"> </w:t>
            </w:r>
            <w:r>
              <w:rPr>
                <w:sz w:val="20"/>
                <w:szCs w:val="20"/>
              </w:rPr>
              <w:t>account</w:t>
            </w:r>
          </w:p>
        </w:tc>
        <w:tc>
          <w:tcPr>
            <w:tcW w:w="992" w:type="dxa"/>
            <w:hideMark/>
          </w:tcPr>
          <w:p w14:paraId="36EDD4B2" w14:textId="77777777" w:rsidR="00893687" w:rsidRDefault="00893687">
            <w:pPr>
              <w:pStyle w:val="TableParagraph"/>
              <w:spacing w:line="215" w:lineRule="exact"/>
              <w:rPr>
                <w:sz w:val="20"/>
                <w:szCs w:val="20"/>
              </w:rPr>
            </w:pPr>
            <w:r>
              <w:rPr>
                <w:sz w:val="20"/>
                <w:szCs w:val="20"/>
              </w:rPr>
              <w:t>Medium</w:t>
            </w:r>
          </w:p>
        </w:tc>
        <w:tc>
          <w:tcPr>
            <w:tcW w:w="1276" w:type="dxa"/>
            <w:hideMark/>
          </w:tcPr>
          <w:p w14:paraId="5D056F27" w14:textId="77777777" w:rsidR="00893687" w:rsidRDefault="00893687">
            <w:pPr>
              <w:pStyle w:val="TableParagraph"/>
              <w:spacing w:line="215" w:lineRule="exact"/>
              <w:rPr>
                <w:sz w:val="20"/>
                <w:szCs w:val="20"/>
              </w:rPr>
            </w:pPr>
            <w:r>
              <w:rPr>
                <w:sz w:val="20"/>
                <w:szCs w:val="20"/>
              </w:rPr>
              <w:t>Sprint-1</w:t>
            </w:r>
          </w:p>
        </w:tc>
      </w:tr>
      <w:tr w:rsidR="00893687" w14:paraId="5B173970" w14:textId="77777777" w:rsidTr="00893687">
        <w:trPr>
          <w:trHeight w:val="670"/>
        </w:trPr>
        <w:tc>
          <w:tcPr>
            <w:tcW w:w="1271" w:type="dxa"/>
          </w:tcPr>
          <w:p w14:paraId="17498F12" w14:textId="77777777" w:rsidR="00893687" w:rsidRDefault="00893687">
            <w:pPr>
              <w:pStyle w:val="TableParagraph"/>
              <w:ind w:left="0"/>
              <w:rPr>
                <w:rFonts w:ascii="Times New Roman" w:eastAsia="Arial MT" w:cs="Arial MT"/>
                <w:sz w:val="20"/>
                <w:szCs w:val="20"/>
              </w:rPr>
            </w:pPr>
          </w:p>
        </w:tc>
        <w:tc>
          <w:tcPr>
            <w:tcW w:w="1418" w:type="dxa"/>
            <w:hideMark/>
          </w:tcPr>
          <w:p w14:paraId="7C025E1B" w14:textId="77777777" w:rsidR="00893687" w:rsidRDefault="00893687">
            <w:pPr>
              <w:pStyle w:val="TableParagraph"/>
              <w:spacing w:line="221" w:lineRule="exact"/>
              <w:rPr>
                <w:sz w:val="20"/>
                <w:szCs w:val="20"/>
              </w:rPr>
            </w:pPr>
            <w:r>
              <w:rPr>
                <w:sz w:val="20"/>
                <w:szCs w:val="20"/>
              </w:rPr>
              <w:t>Login</w:t>
            </w:r>
          </w:p>
        </w:tc>
        <w:tc>
          <w:tcPr>
            <w:tcW w:w="850" w:type="dxa"/>
            <w:hideMark/>
          </w:tcPr>
          <w:p w14:paraId="01E13756" w14:textId="77777777" w:rsidR="00893687" w:rsidRDefault="00893687">
            <w:pPr>
              <w:pStyle w:val="TableParagraph"/>
              <w:spacing w:line="221" w:lineRule="exact"/>
              <w:ind w:left="99"/>
              <w:rPr>
                <w:sz w:val="20"/>
                <w:szCs w:val="20"/>
              </w:rPr>
            </w:pPr>
            <w:r>
              <w:rPr>
                <w:sz w:val="20"/>
                <w:szCs w:val="20"/>
              </w:rPr>
              <w:t>USN-5</w:t>
            </w:r>
          </w:p>
        </w:tc>
        <w:tc>
          <w:tcPr>
            <w:tcW w:w="1985" w:type="dxa"/>
            <w:hideMark/>
          </w:tcPr>
          <w:p w14:paraId="381485BB" w14:textId="77777777" w:rsidR="00893687" w:rsidRDefault="00893687">
            <w:pPr>
              <w:pStyle w:val="TableParagraph"/>
              <w:ind w:left="104"/>
              <w:rPr>
                <w:sz w:val="20"/>
                <w:szCs w:val="20"/>
              </w:rPr>
            </w:pPr>
            <w:r>
              <w:rPr>
                <w:sz w:val="20"/>
                <w:szCs w:val="20"/>
              </w:rPr>
              <w:t>As</w:t>
            </w:r>
            <w:r>
              <w:rPr>
                <w:spacing w:val="-5"/>
                <w:sz w:val="20"/>
                <w:szCs w:val="20"/>
              </w:rPr>
              <w:t xml:space="preserve"> </w:t>
            </w:r>
            <w:r>
              <w:rPr>
                <w:sz w:val="20"/>
                <w:szCs w:val="20"/>
              </w:rPr>
              <w:t>a</w:t>
            </w:r>
            <w:r>
              <w:rPr>
                <w:spacing w:val="-5"/>
                <w:sz w:val="20"/>
                <w:szCs w:val="20"/>
              </w:rPr>
              <w:t xml:space="preserve"> </w:t>
            </w:r>
            <w:r>
              <w:rPr>
                <w:sz w:val="20"/>
                <w:szCs w:val="20"/>
              </w:rPr>
              <w:t>user,</w:t>
            </w:r>
            <w:r>
              <w:rPr>
                <w:spacing w:val="-5"/>
                <w:sz w:val="20"/>
                <w:szCs w:val="20"/>
              </w:rPr>
              <w:t xml:space="preserve"> </w:t>
            </w:r>
            <w:r>
              <w:rPr>
                <w:sz w:val="20"/>
                <w:szCs w:val="20"/>
              </w:rPr>
              <w:t>I</w:t>
            </w:r>
            <w:r>
              <w:rPr>
                <w:spacing w:val="-4"/>
                <w:sz w:val="20"/>
                <w:szCs w:val="20"/>
              </w:rPr>
              <w:t xml:space="preserve"> </w:t>
            </w:r>
            <w:r>
              <w:rPr>
                <w:sz w:val="20"/>
                <w:szCs w:val="20"/>
              </w:rPr>
              <w:t>can</w:t>
            </w:r>
            <w:r>
              <w:rPr>
                <w:spacing w:val="-5"/>
                <w:sz w:val="20"/>
                <w:szCs w:val="20"/>
              </w:rPr>
              <w:t xml:space="preserve"> </w:t>
            </w:r>
            <w:r>
              <w:rPr>
                <w:sz w:val="20"/>
                <w:szCs w:val="20"/>
              </w:rPr>
              <w:t>log</w:t>
            </w:r>
            <w:r>
              <w:rPr>
                <w:spacing w:val="-5"/>
                <w:sz w:val="20"/>
                <w:szCs w:val="20"/>
              </w:rPr>
              <w:t xml:space="preserve"> </w:t>
            </w:r>
            <w:r>
              <w:rPr>
                <w:sz w:val="20"/>
                <w:szCs w:val="20"/>
              </w:rPr>
              <w:t>into</w:t>
            </w:r>
            <w:r>
              <w:rPr>
                <w:spacing w:val="-5"/>
                <w:sz w:val="20"/>
                <w:szCs w:val="20"/>
              </w:rPr>
              <w:t xml:space="preserve"> </w:t>
            </w:r>
            <w:r>
              <w:rPr>
                <w:sz w:val="20"/>
                <w:szCs w:val="20"/>
              </w:rPr>
              <w:t>the</w:t>
            </w:r>
            <w:r>
              <w:rPr>
                <w:spacing w:val="-4"/>
                <w:sz w:val="20"/>
                <w:szCs w:val="20"/>
              </w:rPr>
              <w:t xml:space="preserve"> </w:t>
            </w:r>
            <w:r>
              <w:rPr>
                <w:sz w:val="20"/>
                <w:szCs w:val="20"/>
              </w:rPr>
              <w:t>application</w:t>
            </w:r>
            <w:r>
              <w:rPr>
                <w:spacing w:val="-5"/>
                <w:sz w:val="20"/>
                <w:szCs w:val="20"/>
              </w:rPr>
              <w:t xml:space="preserve"> </w:t>
            </w:r>
            <w:r>
              <w:rPr>
                <w:sz w:val="20"/>
                <w:szCs w:val="20"/>
              </w:rPr>
              <w:t>by</w:t>
            </w:r>
            <w:r>
              <w:rPr>
                <w:spacing w:val="-53"/>
                <w:sz w:val="20"/>
                <w:szCs w:val="20"/>
              </w:rPr>
              <w:t xml:space="preserve"> </w:t>
            </w:r>
            <w:r>
              <w:rPr>
                <w:sz w:val="20"/>
                <w:szCs w:val="20"/>
              </w:rPr>
              <w:t>entering</w:t>
            </w:r>
            <w:r>
              <w:rPr>
                <w:spacing w:val="-2"/>
                <w:sz w:val="20"/>
                <w:szCs w:val="20"/>
              </w:rPr>
              <w:t xml:space="preserve"> </w:t>
            </w:r>
            <w:r>
              <w:rPr>
                <w:sz w:val="20"/>
                <w:szCs w:val="20"/>
              </w:rPr>
              <w:t>email</w:t>
            </w:r>
            <w:r>
              <w:rPr>
                <w:spacing w:val="-2"/>
                <w:sz w:val="20"/>
                <w:szCs w:val="20"/>
              </w:rPr>
              <w:t xml:space="preserve"> </w:t>
            </w:r>
            <w:r>
              <w:rPr>
                <w:sz w:val="20"/>
                <w:szCs w:val="20"/>
              </w:rPr>
              <w:t>&amp;</w:t>
            </w:r>
            <w:r>
              <w:rPr>
                <w:spacing w:val="-1"/>
                <w:sz w:val="20"/>
                <w:szCs w:val="20"/>
              </w:rPr>
              <w:t xml:space="preserve"> </w:t>
            </w:r>
            <w:r>
              <w:rPr>
                <w:sz w:val="20"/>
                <w:szCs w:val="20"/>
              </w:rPr>
              <w:t>password</w:t>
            </w:r>
          </w:p>
        </w:tc>
        <w:tc>
          <w:tcPr>
            <w:tcW w:w="1984" w:type="dxa"/>
            <w:hideMark/>
          </w:tcPr>
          <w:p w14:paraId="065B2637" w14:textId="77777777" w:rsidR="00893687" w:rsidRDefault="00893687">
            <w:pPr>
              <w:pStyle w:val="TableParagraph"/>
              <w:ind w:left="99" w:right="172"/>
              <w:rPr>
                <w:sz w:val="20"/>
                <w:szCs w:val="20"/>
              </w:rPr>
            </w:pPr>
            <w:r>
              <w:rPr>
                <w:sz w:val="20"/>
                <w:szCs w:val="20"/>
              </w:rPr>
              <w:t>After registration,I can log</w:t>
            </w:r>
            <w:r>
              <w:rPr>
                <w:spacing w:val="-53"/>
                <w:sz w:val="20"/>
                <w:szCs w:val="20"/>
              </w:rPr>
              <w:t xml:space="preserve"> </w:t>
            </w:r>
            <w:r>
              <w:rPr>
                <w:sz w:val="20"/>
                <w:szCs w:val="20"/>
              </w:rPr>
              <w:t>in</w:t>
            </w:r>
            <w:r>
              <w:rPr>
                <w:spacing w:val="-2"/>
                <w:sz w:val="20"/>
                <w:szCs w:val="20"/>
              </w:rPr>
              <w:t xml:space="preserve"> </w:t>
            </w:r>
            <w:r>
              <w:rPr>
                <w:sz w:val="20"/>
                <w:szCs w:val="20"/>
              </w:rPr>
              <w:t>by</w:t>
            </w:r>
            <w:r>
              <w:rPr>
                <w:spacing w:val="-2"/>
                <w:sz w:val="20"/>
                <w:szCs w:val="20"/>
              </w:rPr>
              <w:t xml:space="preserve"> </w:t>
            </w:r>
            <w:r>
              <w:rPr>
                <w:sz w:val="20"/>
                <w:szCs w:val="20"/>
              </w:rPr>
              <w:t>only</w:t>
            </w:r>
            <w:r>
              <w:rPr>
                <w:spacing w:val="-1"/>
                <w:sz w:val="20"/>
                <w:szCs w:val="20"/>
              </w:rPr>
              <w:t xml:space="preserve"> </w:t>
            </w:r>
            <w:r>
              <w:rPr>
                <w:sz w:val="20"/>
                <w:szCs w:val="20"/>
              </w:rPr>
              <w:t>email</w:t>
            </w:r>
            <w:r>
              <w:rPr>
                <w:spacing w:val="-2"/>
                <w:sz w:val="20"/>
                <w:szCs w:val="20"/>
              </w:rPr>
              <w:t xml:space="preserve"> </w:t>
            </w:r>
            <w:r>
              <w:rPr>
                <w:sz w:val="20"/>
                <w:szCs w:val="20"/>
              </w:rPr>
              <w:t>&amp;</w:t>
            </w:r>
          </w:p>
          <w:p w14:paraId="71D5B6D6" w14:textId="77777777" w:rsidR="00893687" w:rsidRDefault="00893687">
            <w:pPr>
              <w:pStyle w:val="TableParagraph"/>
              <w:spacing w:line="199" w:lineRule="exact"/>
              <w:ind w:left="99"/>
              <w:rPr>
                <w:sz w:val="20"/>
                <w:szCs w:val="20"/>
              </w:rPr>
            </w:pPr>
            <w:r>
              <w:rPr>
                <w:sz w:val="20"/>
                <w:szCs w:val="20"/>
              </w:rPr>
              <w:t>password</w:t>
            </w:r>
          </w:p>
        </w:tc>
        <w:tc>
          <w:tcPr>
            <w:tcW w:w="992" w:type="dxa"/>
            <w:hideMark/>
          </w:tcPr>
          <w:p w14:paraId="2ED42C0D" w14:textId="77777777" w:rsidR="00893687" w:rsidRDefault="00893687">
            <w:pPr>
              <w:pStyle w:val="TableParagraph"/>
              <w:spacing w:line="221" w:lineRule="exact"/>
              <w:rPr>
                <w:sz w:val="20"/>
                <w:szCs w:val="20"/>
              </w:rPr>
            </w:pPr>
            <w:r>
              <w:rPr>
                <w:sz w:val="20"/>
                <w:szCs w:val="20"/>
              </w:rPr>
              <w:t>High</w:t>
            </w:r>
          </w:p>
        </w:tc>
        <w:tc>
          <w:tcPr>
            <w:tcW w:w="1276" w:type="dxa"/>
            <w:hideMark/>
          </w:tcPr>
          <w:p w14:paraId="1CAAAF63" w14:textId="77777777" w:rsidR="00893687" w:rsidRDefault="00893687">
            <w:pPr>
              <w:pStyle w:val="TableParagraph"/>
              <w:spacing w:line="221" w:lineRule="exact"/>
              <w:rPr>
                <w:sz w:val="20"/>
                <w:szCs w:val="20"/>
              </w:rPr>
            </w:pPr>
            <w:r>
              <w:rPr>
                <w:sz w:val="20"/>
                <w:szCs w:val="20"/>
              </w:rPr>
              <w:t>Sprint-1</w:t>
            </w:r>
          </w:p>
        </w:tc>
      </w:tr>
      <w:tr w:rsidR="00893687" w14:paraId="15D4C590" w14:textId="77777777" w:rsidTr="00893687">
        <w:trPr>
          <w:trHeight w:val="450"/>
        </w:trPr>
        <w:tc>
          <w:tcPr>
            <w:tcW w:w="1271" w:type="dxa"/>
          </w:tcPr>
          <w:p w14:paraId="25035AAD" w14:textId="77777777" w:rsidR="00893687" w:rsidRDefault="00893687">
            <w:pPr>
              <w:pStyle w:val="TableParagraph"/>
              <w:ind w:left="0"/>
              <w:rPr>
                <w:rFonts w:ascii="Times New Roman" w:eastAsia="Arial MT" w:cs="Arial MT"/>
                <w:sz w:val="20"/>
                <w:szCs w:val="20"/>
              </w:rPr>
            </w:pPr>
          </w:p>
        </w:tc>
        <w:tc>
          <w:tcPr>
            <w:tcW w:w="1418" w:type="dxa"/>
            <w:hideMark/>
          </w:tcPr>
          <w:p w14:paraId="0CBA6249" w14:textId="77777777" w:rsidR="00893687" w:rsidRDefault="00893687">
            <w:pPr>
              <w:pStyle w:val="TableParagraph"/>
              <w:spacing w:line="226" w:lineRule="exact"/>
              <w:rPr>
                <w:sz w:val="20"/>
                <w:szCs w:val="20"/>
              </w:rPr>
            </w:pPr>
            <w:r>
              <w:rPr>
                <w:sz w:val="20"/>
                <w:szCs w:val="20"/>
              </w:rPr>
              <w:t>Dashboard</w:t>
            </w:r>
          </w:p>
        </w:tc>
        <w:tc>
          <w:tcPr>
            <w:tcW w:w="850" w:type="dxa"/>
            <w:hideMark/>
          </w:tcPr>
          <w:p w14:paraId="65595047" w14:textId="77777777" w:rsidR="00893687" w:rsidRDefault="00893687">
            <w:pPr>
              <w:pStyle w:val="TableParagraph"/>
              <w:spacing w:line="226" w:lineRule="exact"/>
              <w:ind w:left="99"/>
              <w:rPr>
                <w:sz w:val="20"/>
                <w:szCs w:val="20"/>
              </w:rPr>
            </w:pPr>
            <w:r>
              <w:rPr>
                <w:sz w:val="20"/>
                <w:szCs w:val="20"/>
              </w:rPr>
              <w:t>USN-1</w:t>
            </w:r>
          </w:p>
        </w:tc>
        <w:tc>
          <w:tcPr>
            <w:tcW w:w="1985" w:type="dxa"/>
            <w:hideMark/>
          </w:tcPr>
          <w:p w14:paraId="2E6991C1" w14:textId="77777777" w:rsidR="00893687" w:rsidRDefault="00893687">
            <w:pPr>
              <w:pStyle w:val="TableParagraph"/>
              <w:spacing w:line="226" w:lineRule="exact"/>
              <w:ind w:left="104"/>
              <w:rPr>
                <w:sz w:val="20"/>
                <w:szCs w:val="20"/>
              </w:rPr>
            </w:pPr>
            <w:r>
              <w:rPr>
                <w:sz w:val="20"/>
                <w:szCs w:val="20"/>
              </w:rPr>
              <w:t>As</w:t>
            </w:r>
            <w:r>
              <w:rPr>
                <w:spacing w:val="-6"/>
                <w:sz w:val="20"/>
                <w:szCs w:val="20"/>
              </w:rPr>
              <w:t xml:space="preserve"> </w:t>
            </w:r>
            <w:r>
              <w:rPr>
                <w:sz w:val="20"/>
                <w:szCs w:val="20"/>
              </w:rPr>
              <w:t>the</w:t>
            </w:r>
            <w:r>
              <w:rPr>
                <w:spacing w:val="-5"/>
                <w:sz w:val="20"/>
                <w:szCs w:val="20"/>
              </w:rPr>
              <w:t xml:space="preserve"> </w:t>
            </w:r>
            <w:r>
              <w:rPr>
                <w:sz w:val="20"/>
                <w:szCs w:val="20"/>
              </w:rPr>
              <w:t>web</w:t>
            </w:r>
            <w:r>
              <w:rPr>
                <w:spacing w:val="-5"/>
                <w:sz w:val="20"/>
                <w:szCs w:val="20"/>
              </w:rPr>
              <w:t xml:space="preserve"> </w:t>
            </w:r>
            <w:r>
              <w:rPr>
                <w:sz w:val="20"/>
                <w:szCs w:val="20"/>
              </w:rPr>
              <w:t>user,I</w:t>
            </w:r>
            <w:r>
              <w:rPr>
                <w:spacing w:val="-5"/>
                <w:sz w:val="20"/>
                <w:szCs w:val="20"/>
              </w:rPr>
              <w:t xml:space="preserve"> </w:t>
            </w:r>
            <w:r>
              <w:rPr>
                <w:sz w:val="20"/>
                <w:szCs w:val="20"/>
              </w:rPr>
              <w:t>can</w:t>
            </w:r>
            <w:r>
              <w:rPr>
                <w:spacing w:val="-5"/>
                <w:sz w:val="20"/>
                <w:szCs w:val="20"/>
              </w:rPr>
              <w:t xml:space="preserve"> </w:t>
            </w:r>
            <w:r>
              <w:rPr>
                <w:sz w:val="20"/>
                <w:szCs w:val="20"/>
              </w:rPr>
              <w:t>login</w:t>
            </w:r>
            <w:r>
              <w:rPr>
                <w:spacing w:val="-5"/>
                <w:sz w:val="20"/>
                <w:szCs w:val="20"/>
              </w:rPr>
              <w:t xml:space="preserve"> </w:t>
            </w:r>
            <w:r>
              <w:rPr>
                <w:sz w:val="20"/>
                <w:szCs w:val="20"/>
              </w:rPr>
              <w:t>simply</w:t>
            </w:r>
            <w:r>
              <w:rPr>
                <w:spacing w:val="-5"/>
                <w:sz w:val="20"/>
                <w:szCs w:val="20"/>
              </w:rPr>
              <w:t xml:space="preserve"> </w:t>
            </w:r>
            <w:r>
              <w:rPr>
                <w:sz w:val="20"/>
                <w:szCs w:val="20"/>
              </w:rPr>
              <w:t>by</w:t>
            </w:r>
            <w:r>
              <w:rPr>
                <w:spacing w:val="-5"/>
                <w:sz w:val="20"/>
                <w:szCs w:val="20"/>
              </w:rPr>
              <w:t xml:space="preserve"> </w:t>
            </w:r>
            <w:r>
              <w:rPr>
                <w:sz w:val="20"/>
                <w:szCs w:val="20"/>
              </w:rPr>
              <w:t>using</w:t>
            </w:r>
          </w:p>
          <w:p w14:paraId="23096A6A" w14:textId="77777777" w:rsidR="00893687" w:rsidRDefault="00893687">
            <w:pPr>
              <w:pStyle w:val="TableParagraph"/>
              <w:spacing w:line="204" w:lineRule="exact"/>
              <w:ind w:left="104"/>
              <w:rPr>
                <w:sz w:val="20"/>
                <w:szCs w:val="20"/>
              </w:rPr>
            </w:pPr>
            <w:r>
              <w:rPr>
                <w:sz w:val="20"/>
                <w:szCs w:val="20"/>
              </w:rPr>
              <w:t>account</w:t>
            </w:r>
          </w:p>
        </w:tc>
        <w:tc>
          <w:tcPr>
            <w:tcW w:w="1984" w:type="dxa"/>
            <w:hideMark/>
          </w:tcPr>
          <w:p w14:paraId="3B441B0E" w14:textId="77777777" w:rsidR="00893687" w:rsidRDefault="00893687">
            <w:pPr>
              <w:pStyle w:val="TableParagraph"/>
              <w:spacing w:line="226" w:lineRule="exact"/>
              <w:ind w:left="99"/>
              <w:rPr>
                <w:sz w:val="20"/>
                <w:szCs w:val="20"/>
              </w:rPr>
            </w:pPr>
            <w:r>
              <w:rPr>
                <w:sz w:val="20"/>
                <w:szCs w:val="20"/>
              </w:rPr>
              <w:t>Already</w:t>
            </w:r>
            <w:r>
              <w:rPr>
                <w:spacing w:val="-6"/>
                <w:sz w:val="20"/>
                <w:szCs w:val="20"/>
              </w:rPr>
              <w:t xml:space="preserve"> </w:t>
            </w:r>
            <w:r>
              <w:rPr>
                <w:sz w:val="20"/>
                <w:szCs w:val="20"/>
              </w:rPr>
              <w:t>created</w:t>
            </w:r>
            <w:r>
              <w:rPr>
                <w:spacing w:val="-5"/>
                <w:sz w:val="20"/>
                <w:szCs w:val="20"/>
              </w:rPr>
              <w:t xml:space="preserve"> </w:t>
            </w:r>
            <w:r>
              <w:rPr>
                <w:sz w:val="20"/>
                <w:szCs w:val="20"/>
              </w:rPr>
              <w:t>gmail</w:t>
            </w:r>
            <w:r>
              <w:rPr>
                <w:spacing w:val="-5"/>
                <w:sz w:val="20"/>
                <w:szCs w:val="20"/>
              </w:rPr>
              <w:t xml:space="preserve"> </w:t>
            </w:r>
            <w:r>
              <w:rPr>
                <w:sz w:val="20"/>
                <w:szCs w:val="20"/>
              </w:rPr>
              <w:t>can</w:t>
            </w:r>
          </w:p>
          <w:p w14:paraId="3ECECAEB" w14:textId="77777777" w:rsidR="00893687" w:rsidRDefault="00893687">
            <w:pPr>
              <w:pStyle w:val="TableParagraph"/>
              <w:spacing w:line="204" w:lineRule="exact"/>
              <w:ind w:left="99"/>
              <w:rPr>
                <w:sz w:val="20"/>
                <w:szCs w:val="20"/>
              </w:rPr>
            </w:pPr>
            <w:r>
              <w:rPr>
                <w:sz w:val="20"/>
                <w:szCs w:val="20"/>
              </w:rPr>
              <w:t>be</w:t>
            </w:r>
            <w:r>
              <w:rPr>
                <w:spacing w:val="-4"/>
                <w:sz w:val="20"/>
                <w:szCs w:val="20"/>
              </w:rPr>
              <w:t xml:space="preserve"> </w:t>
            </w:r>
            <w:r>
              <w:rPr>
                <w:sz w:val="20"/>
                <w:szCs w:val="20"/>
              </w:rPr>
              <w:t>used</w:t>
            </w:r>
            <w:r>
              <w:rPr>
                <w:spacing w:val="-4"/>
                <w:sz w:val="20"/>
                <w:szCs w:val="20"/>
              </w:rPr>
              <w:t xml:space="preserve"> </w:t>
            </w:r>
            <w:r>
              <w:rPr>
                <w:sz w:val="20"/>
                <w:szCs w:val="20"/>
              </w:rPr>
              <w:t>for</w:t>
            </w:r>
            <w:r>
              <w:rPr>
                <w:spacing w:val="-3"/>
                <w:sz w:val="20"/>
                <w:szCs w:val="20"/>
              </w:rPr>
              <w:t xml:space="preserve"> </w:t>
            </w:r>
            <w:r>
              <w:rPr>
                <w:sz w:val="20"/>
                <w:szCs w:val="20"/>
              </w:rPr>
              <w:t>Login.</w:t>
            </w:r>
          </w:p>
        </w:tc>
        <w:tc>
          <w:tcPr>
            <w:tcW w:w="992" w:type="dxa"/>
            <w:hideMark/>
          </w:tcPr>
          <w:p w14:paraId="1E4B6341" w14:textId="77777777" w:rsidR="00893687" w:rsidRDefault="00893687">
            <w:pPr>
              <w:pStyle w:val="TableParagraph"/>
              <w:spacing w:line="226" w:lineRule="exact"/>
              <w:rPr>
                <w:sz w:val="20"/>
                <w:szCs w:val="20"/>
              </w:rPr>
            </w:pPr>
            <w:r>
              <w:rPr>
                <w:sz w:val="20"/>
                <w:szCs w:val="20"/>
              </w:rPr>
              <w:t>Medium</w:t>
            </w:r>
          </w:p>
        </w:tc>
        <w:tc>
          <w:tcPr>
            <w:tcW w:w="1276" w:type="dxa"/>
            <w:hideMark/>
          </w:tcPr>
          <w:p w14:paraId="4D2B6BD6" w14:textId="77777777" w:rsidR="00893687" w:rsidRDefault="00893687">
            <w:pPr>
              <w:pStyle w:val="TableParagraph"/>
              <w:spacing w:line="226" w:lineRule="exact"/>
              <w:rPr>
                <w:sz w:val="20"/>
                <w:szCs w:val="20"/>
              </w:rPr>
            </w:pPr>
            <w:r>
              <w:rPr>
                <w:sz w:val="20"/>
                <w:szCs w:val="20"/>
              </w:rPr>
              <w:t>Sprint-2</w:t>
            </w:r>
          </w:p>
        </w:tc>
      </w:tr>
      <w:tr w:rsidR="00893687" w14:paraId="21C6D0A6" w14:textId="77777777" w:rsidTr="00893687">
        <w:trPr>
          <w:trHeight w:val="429"/>
        </w:trPr>
        <w:tc>
          <w:tcPr>
            <w:tcW w:w="1271" w:type="dxa"/>
            <w:hideMark/>
          </w:tcPr>
          <w:p w14:paraId="1EABF078" w14:textId="77777777" w:rsidR="00893687" w:rsidRDefault="00893687">
            <w:pPr>
              <w:pStyle w:val="TableParagraph"/>
              <w:spacing w:line="221" w:lineRule="exact"/>
              <w:ind w:left="89"/>
              <w:rPr>
                <w:sz w:val="20"/>
                <w:szCs w:val="20"/>
              </w:rPr>
            </w:pPr>
            <w:r>
              <w:rPr>
                <w:sz w:val="20"/>
                <w:szCs w:val="20"/>
              </w:rPr>
              <w:t>Customer</w:t>
            </w:r>
            <w:r>
              <w:rPr>
                <w:spacing w:val="-7"/>
                <w:sz w:val="20"/>
                <w:szCs w:val="20"/>
              </w:rPr>
              <w:t xml:space="preserve"> </w:t>
            </w:r>
            <w:r>
              <w:rPr>
                <w:sz w:val="20"/>
                <w:szCs w:val="20"/>
              </w:rPr>
              <w:t>(Web</w:t>
            </w:r>
          </w:p>
          <w:p w14:paraId="4534E630" w14:textId="77777777" w:rsidR="00893687" w:rsidRDefault="00893687">
            <w:pPr>
              <w:pStyle w:val="TableParagraph"/>
              <w:spacing w:line="189" w:lineRule="exact"/>
              <w:ind w:left="89"/>
              <w:rPr>
                <w:sz w:val="20"/>
                <w:szCs w:val="20"/>
              </w:rPr>
            </w:pPr>
            <w:r>
              <w:rPr>
                <w:sz w:val="20"/>
                <w:szCs w:val="20"/>
              </w:rPr>
              <w:t>user)</w:t>
            </w:r>
          </w:p>
        </w:tc>
        <w:tc>
          <w:tcPr>
            <w:tcW w:w="1418" w:type="dxa"/>
            <w:hideMark/>
          </w:tcPr>
          <w:p w14:paraId="196F9AED" w14:textId="77777777" w:rsidR="00893687" w:rsidRDefault="00893687">
            <w:pPr>
              <w:pStyle w:val="TableParagraph"/>
              <w:spacing w:line="221" w:lineRule="exact"/>
              <w:rPr>
                <w:sz w:val="20"/>
                <w:szCs w:val="20"/>
              </w:rPr>
            </w:pPr>
            <w:r>
              <w:rPr>
                <w:sz w:val="20"/>
                <w:szCs w:val="20"/>
              </w:rPr>
              <w:t>Login</w:t>
            </w:r>
          </w:p>
        </w:tc>
        <w:tc>
          <w:tcPr>
            <w:tcW w:w="850" w:type="dxa"/>
            <w:hideMark/>
          </w:tcPr>
          <w:p w14:paraId="6997479E" w14:textId="77777777" w:rsidR="00893687" w:rsidRDefault="00893687">
            <w:pPr>
              <w:pStyle w:val="TableParagraph"/>
              <w:spacing w:line="221" w:lineRule="exact"/>
              <w:ind w:left="99"/>
              <w:rPr>
                <w:sz w:val="20"/>
                <w:szCs w:val="20"/>
              </w:rPr>
            </w:pPr>
            <w:r>
              <w:rPr>
                <w:sz w:val="20"/>
                <w:szCs w:val="20"/>
              </w:rPr>
              <w:t>USN-1</w:t>
            </w:r>
          </w:p>
        </w:tc>
        <w:tc>
          <w:tcPr>
            <w:tcW w:w="1985" w:type="dxa"/>
            <w:hideMark/>
          </w:tcPr>
          <w:p w14:paraId="6BA36A36" w14:textId="77777777" w:rsidR="00893687" w:rsidRDefault="00893687">
            <w:pPr>
              <w:pStyle w:val="TableParagraph"/>
              <w:spacing w:line="221" w:lineRule="exact"/>
              <w:ind w:left="104"/>
              <w:rPr>
                <w:sz w:val="20"/>
                <w:szCs w:val="20"/>
              </w:rPr>
            </w:pPr>
            <w:r>
              <w:rPr>
                <w:sz w:val="20"/>
                <w:szCs w:val="20"/>
              </w:rPr>
              <w:t>As</w:t>
            </w:r>
            <w:r>
              <w:rPr>
                <w:spacing w:val="-6"/>
                <w:sz w:val="20"/>
                <w:szCs w:val="20"/>
              </w:rPr>
              <w:t xml:space="preserve"> </w:t>
            </w:r>
            <w:r>
              <w:rPr>
                <w:sz w:val="20"/>
                <w:szCs w:val="20"/>
              </w:rPr>
              <w:t>the</w:t>
            </w:r>
            <w:r>
              <w:rPr>
                <w:spacing w:val="-5"/>
                <w:sz w:val="20"/>
                <w:szCs w:val="20"/>
              </w:rPr>
              <w:t xml:space="preserve"> </w:t>
            </w:r>
            <w:r>
              <w:rPr>
                <w:sz w:val="20"/>
                <w:szCs w:val="20"/>
              </w:rPr>
              <w:t>web</w:t>
            </w:r>
            <w:r>
              <w:rPr>
                <w:spacing w:val="-5"/>
                <w:sz w:val="20"/>
                <w:szCs w:val="20"/>
              </w:rPr>
              <w:t xml:space="preserve"> </w:t>
            </w:r>
            <w:r>
              <w:rPr>
                <w:sz w:val="20"/>
                <w:szCs w:val="20"/>
              </w:rPr>
              <w:t>user,I</w:t>
            </w:r>
            <w:r>
              <w:rPr>
                <w:spacing w:val="-5"/>
                <w:sz w:val="20"/>
                <w:szCs w:val="20"/>
              </w:rPr>
              <w:t xml:space="preserve"> </w:t>
            </w:r>
            <w:r>
              <w:rPr>
                <w:sz w:val="20"/>
                <w:szCs w:val="20"/>
              </w:rPr>
              <w:t>can</w:t>
            </w:r>
            <w:r>
              <w:rPr>
                <w:spacing w:val="-5"/>
                <w:sz w:val="20"/>
                <w:szCs w:val="20"/>
              </w:rPr>
              <w:t xml:space="preserve"> </w:t>
            </w:r>
            <w:r>
              <w:rPr>
                <w:sz w:val="20"/>
                <w:szCs w:val="20"/>
              </w:rPr>
              <w:t>login</w:t>
            </w:r>
            <w:r>
              <w:rPr>
                <w:spacing w:val="-5"/>
                <w:sz w:val="20"/>
                <w:szCs w:val="20"/>
              </w:rPr>
              <w:t xml:space="preserve"> </w:t>
            </w:r>
            <w:r>
              <w:rPr>
                <w:sz w:val="20"/>
                <w:szCs w:val="20"/>
              </w:rPr>
              <w:t>simply</w:t>
            </w:r>
            <w:r>
              <w:rPr>
                <w:spacing w:val="-5"/>
                <w:sz w:val="20"/>
                <w:szCs w:val="20"/>
              </w:rPr>
              <w:t xml:space="preserve"> </w:t>
            </w:r>
            <w:r>
              <w:rPr>
                <w:sz w:val="20"/>
                <w:szCs w:val="20"/>
              </w:rPr>
              <w:t>by</w:t>
            </w:r>
            <w:r>
              <w:rPr>
                <w:spacing w:val="-5"/>
                <w:sz w:val="20"/>
                <w:szCs w:val="20"/>
              </w:rPr>
              <w:t xml:space="preserve"> </w:t>
            </w:r>
            <w:r>
              <w:rPr>
                <w:sz w:val="20"/>
                <w:szCs w:val="20"/>
              </w:rPr>
              <w:t>using</w:t>
            </w:r>
          </w:p>
          <w:p w14:paraId="772E9672" w14:textId="77777777" w:rsidR="00893687" w:rsidRDefault="00893687">
            <w:pPr>
              <w:pStyle w:val="TableParagraph"/>
              <w:spacing w:line="189" w:lineRule="exact"/>
              <w:ind w:left="104"/>
              <w:rPr>
                <w:sz w:val="20"/>
                <w:szCs w:val="20"/>
              </w:rPr>
            </w:pPr>
            <w:r>
              <w:rPr>
                <w:sz w:val="20"/>
                <w:szCs w:val="20"/>
              </w:rPr>
              <w:t>account.</w:t>
            </w:r>
          </w:p>
        </w:tc>
        <w:tc>
          <w:tcPr>
            <w:tcW w:w="1984" w:type="dxa"/>
            <w:hideMark/>
          </w:tcPr>
          <w:p w14:paraId="514E84EE" w14:textId="77777777" w:rsidR="00893687" w:rsidRDefault="00893687">
            <w:pPr>
              <w:pStyle w:val="TableParagraph"/>
              <w:spacing w:line="221" w:lineRule="exact"/>
              <w:ind w:left="99"/>
              <w:rPr>
                <w:sz w:val="20"/>
                <w:szCs w:val="20"/>
              </w:rPr>
            </w:pPr>
            <w:r>
              <w:rPr>
                <w:sz w:val="20"/>
                <w:szCs w:val="20"/>
              </w:rPr>
              <w:t>Already</w:t>
            </w:r>
            <w:r>
              <w:rPr>
                <w:spacing w:val="-6"/>
                <w:sz w:val="20"/>
                <w:szCs w:val="20"/>
              </w:rPr>
              <w:t xml:space="preserve"> </w:t>
            </w:r>
            <w:r>
              <w:rPr>
                <w:sz w:val="20"/>
                <w:szCs w:val="20"/>
              </w:rPr>
              <w:t>created</w:t>
            </w:r>
            <w:r>
              <w:rPr>
                <w:spacing w:val="-5"/>
                <w:sz w:val="20"/>
                <w:szCs w:val="20"/>
              </w:rPr>
              <w:t xml:space="preserve"> </w:t>
            </w:r>
            <w:r>
              <w:rPr>
                <w:sz w:val="20"/>
                <w:szCs w:val="20"/>
              </w:rPr>
              <w:t>gmail</w:t>
            </w:r>
            <w:r>
              <w:rPr>
                <w:spacing w:val="-5"/>
                <w:sz w:val="20"/>
                <w:szCs w:val="20"/>
              </w:rPr>
              <w:t xml:space="preserve"> </w:t>
            </w:r>
            <w:r>
              <w:rPr>
                <w:sz w:val="20"/>
                <w:szCs w:val="20"/>
              </w:rPr>
              <w:t>can</w:t>
            </w:r>
          </w:p>
          <w:p w14:paraId="4C4E7F7E" w14:textId="77777777" w:rsidR="00893687" w:rsidRDefault="00893687">
            <w:pPr>
              <w:pStyle w:val="TableParagraph"/>
              <w:spacing w:line="189" w:lineRule="exact"/>
              <w:ind w:left="99"/>
              <w:rPr>
                <w:sz w:val="20"/>
                <w:szCs w:val="20"/>
              </w:rPr>
            </w:pPr>
            <w:r>
              <w:rPr>
                <w:sz w:val="20"/>
                <w:szCs w:val="20"/>
              </w:rPr>
              <w:t>be</w:t>
            </w:r>
            <w:r>
              <w:rPr>
                <w:spacing w:val="-4"/>
                <w:sz w:val="20"/>
                <w:szCs w:val="20"/>
              </w:rPr>
              <w:t xml:space="preserve"> </w:t>
            </w:r>
            <w:r>
              <w:rPr>
                <w:sz w:val="20"/>
                <w:szCs w:val="20"/>
              </w:rPr>
              <w:t>used</w:t>
            </w:r>
            <w:r>
              <w:rPr>
                <w:spacing w:val="-3"/>
                <w:sz w:val="20"/>
                <w:szCs w:val="20"/>
              </w:rPr>
              <w:t xml:space="preserve"> </w:t>
            </w:r>
            <w:r>
              <w:rPr>
                <w:sz w:val="20"/>
                <w:szCs w:val="20"/>
              </w:rPr>
              <w:t>for</w:t>
            </w:r>
            <w:r>
              <w:rPr>
                <w:spacing w:val="-4"/>
                <w:sz w:val="20"/>
                <w:szCs w:val="20"/>
              </w:rPr>
              <w:t xml:space="preserve"> </w:t>
            </w:r>
            <w:r>
              <w:rPr>
                <w:sz w:val="20"/>
                <w:szCs w:val="20"/>
              </w:rPr>
              <w:t>Login</w:t>
            </w:r>
          </w:p>
        </w:tc>
        <w:tc>
          <w:tcPr>
            <w:tcW w:w="992" w:type="dxa"/>
            <w:hideMark/>
          </w:tcPr>
          <w:p w14:paraId="7A7DE73A" w14:textId="77777777" w:rsidR="00893687" w:rsidRDefault="00893687">
            <w:pPr>
              <w:pStyle w:val="TableParagraph"/>
              <w:spacing w:line="221" w:lineRule="exact"/>
              <w:rPr>
                <w:sz w:val="20"/>
                <w:szCs w:val="20"/>
              </w:rPr>
            </w:pPr>
            <w:r>
              <w:rPr>
                <w:sz w:val="20"/>
                <w:szCs w:val="20"/>
              </w:rPr>
              <w:t>Medium</w:t>
            </w:r>
          </w:p>
        </w:tc>
        <w:tc>
          <w:tcPr>
            <w:tcW w:w="1276" w:type="dxa"/>
            <w:hideMark/>
          </w:tcPr>
          <w:p w14:paraId="4B1C8FD6" w14:textId="77777777" w:rsidR="00893687" w:rsidRDefault="00893687">
            <w:pPr>
              <w:pStyle w:val="TableParagraph"/>
              <w:spacing w:line="221" w:lineRule="exact"/>
              <w:rPr>
                <w:sz w:val="20"/>
                <w:szCs w:val="20"/>
              </w:rPr>
            </w:pPr>
            <w:r>
              <w:rPr>
                <w:sz w:val="20"/>
                <w:szCs w:val="20"/>
              </w:rPr>
              <w:t>Sprint-2</w:t>
            </w:r>
          </w:p>
        </w:tc>
      </w:tr>
      <w:tr w:rsidR="00893687" w14:paraId="313881E3" w14:textId="77777777" w:rsidTr="00893687">
        <w:trPr>
          <w:trHeight w:val="690"/>
        </w:trPr>
        <w:tc>
          <w:tcPr>
            <w:tcW w:w="1271" w:type="dxa"/>
            <w:hideMark/>
          </w:tcPr>
          <w:p w14:paraId="633F23DB" w14:textId="77777777" w:rsidR="00893687" w:rsidRDefault="00893687">
            <w:pPr>
              <w:pStyle w:val="TableParagraph"/>
              <w:spacing w:before="5"/>
              <w:ind w:left="89" w:right="165"/>
              <w:rPr>
                <w:sz w:val="20"/>
                <w:szCs w:val="20"/>
              </w:rPr>
            </w:pPr>
            <w:r>
              <w:rPr>
                <w:sz w:val="20"/>
                <w:szCs w:val="20"/>
              </w:rPr>
              <w:t>Customer Care</w:t>
            </w:r>
            <w:r>
              <w:rPr>
                <w:spacing w:val="-53"/>
                <w:sz w:val="20"/>
                <w:szCs w:val="20"/>
              </w:rPr>
              <w:t xml:space="preserve"> </w:t>
            </w:r>
            <w:r>
              <w:rPr>
                <w:sz w:val="20"/>
                <w:szCs w:val="20"/>
              </w:rPr>
              <w:t>Executive</w:t>
            </w:r>
          </w:p>
        </w:tc>
        <w:tc>
          <w:tcPr>
            <w:tcW w:w="1418" w:type="dxa"/>
            <w:hideMark/>
          </w:tcPr>
          <w:p w14:paraId="084F6134" w14:textId="77777777" w:rsidR="00893687" w:rsidRDefault="00893687">
            <w:pPr>
              <w:pStyle w:val="TableParagraph"/>
              <w:spacing w:before="5"/>
              <w:rPr>
                <w:sz w:val="20"/>
                <w:szCs w:val="20"/>
              </w:rPr>
            </w:pPr>
            <w:r>
              <w:rPr>
                <w:sz w:val="20"/>
                <w:szCs w:val="20"/>
              </w:rPr>
              <w:t>Support</w:t>
            </w:r>
          </w:p>
        </w:tc>
        <w:tc>
          <w:tcPr>
            <w:tcW w:w="850" w:type="dxa"/>
          </w:tcPr>
          <w:p w14:paraId="6850B6CB" w14:textId="77777777" w:rsidR="00893687" w:rsidRDefault="00893687">
            <w:pPr>
              <w:pStyle w:val="TableParagraph"/>
              <w:ind w:left="0"/>
              <w:rPr>
                <w:rFonts w:ascii="Times New Roman" w:eastAsia="Arial MT" w:cs="Arial MT"/>
                <w:sz w:val="20"/>
                <w:szCs w:val="20"/>
              </w:rPr>
            </w:pPr>
          </w:p>
        </w:tc>
        <w:tc>
          <w:tcPr>
            <w:tcW w:w="1985" w:type="dxa"/>
            <w:hideMark/>
          </w:tcPr>
          <w:p w14:paraId="7B817EB5" w14:textId="77777777" w:rsidR="00893687" w:rsidRDefault="00893687">
            <w:pPr>
              <w:pStyle w:val="TableParagraph"/>
              <w:spacing w:line="240" w:lineRule="atLeast"/>
              <w:ind w:left="104" w:right="758"/>
              <w:jc w:val="both"/>
              <w:rPr>
                <w:sz w:val="20"/>
                <w:szCs w:val="20"/>
              </w:rPr>
            </w:pPr>
            <w:r>
              <w:rPr>
                <w:sz w:val="20"/>
                <w:szCs w:val="20"/>
              </w:rPr>
              <w:t>The Customer care service will provide</w:t>
            </w:r>
            <w:r>
              <w:rPr>
                <w:spacing w:val="-54"/>
                <w:sz w:val="20"/>
                <w:szCs w:val="20"/>
              </w:rPr>
              <w:t xml:space="preserve"> </w:t>
            </w:r>
            <w:r>
              <w:rPr>
                <w:sz w:val="20"/>
                <w:szCs w:val="20"/>
              </w:rPr>
              <w:t>solutions for any FAQ and also provide</w:t>
            </w:r>
            <w:r>
              <w:rPr>
                <w:spacing w:val="-54"/>
                <w:sz w:val="20"/>
                <w:szCs w:val="20"/>
              </w:rPr>
              <w:t xml:space="preserve"> </w:t>
            </w:r>
            <w:r>
              <w:rPr>
                <w:sz w:val="20"/>
                <w:szCs w:val="20"/>
              </w:rPr>
              <w:t>ChatBot.</w:t>
            </w:r>
          </w:p>
        </w:tc>
        <w:tc>
          <w:tcPr>
            <w:tcW w:w="1984" w:type="dxa"/>
            <w:hideMark/>
          </w:tcPr>
          <w:p w14:paraId="31E6D459" w14:textId="77777777" w:rsidR="00893687" w:rsidRDefault="00893687">
            <w:pPr>
              <w:pStyle w:val="TableParagraph"/>
              <w:spacing w:before="5"/>
              <w:ind w:left="99" w:right="283"/>
              <w:rPr>
                <w:sz w:val="20"/>
                <w:szCs w:val="20"/>
              </w:rPr>
            </w:pPr>
            <w:r>
              <w:rPr>
                <w:sz w:val="20"/>
                <w:szCs w:val="20"/>
              </w:rPr>
              <w:t>I can solve the problems</w:t>
            </w:r>
            <w:r>
              <w:rPr>
                <w:spacing w:val="-54"/>
                <w:sz w:val="20"/>
                <w:szCs w:val="20"/>
              </w:rPr>
              <w:t xml:space="preserve"> </w:t>
            </w:r>
            <w:r>
              <w:rPr>
                <w:sz w:val="20"/>
                <w:szCs w:val="20"/>
              </w:rPr>
              <w:t>arised</w:t>
            </w:r>
            <w:r>
              <w:rPr>
                <w:spacing w:val="-3"/>
                <w:sz w:val="20"/>
                <w:szCs w:val="20"/>
              </w:rPr>
              <w:t xml:space="preserve"> </w:t>
            </w:r>
            <w:r>
              <w:rPr>
                <w:sz w:val="20"/>
                <w:szCs w:val="20"/>
              </w:rPr>
              <w:t>by</w:t>
            </w:r>
            <w:r>
              <w:rPr>
                <w:spacing w:val="-2"/>
                <w:sz w:val="20"/>
                <w:szCs w:val="20"/>
              </w:rPr>
              <w:t xml:space="preserve"> </w:t>
            </w:r>
            <w:r>
              <w:rPr>
                <w:sz w:val="20"/>
                <w:szCs w:val="20"/>
              </w:rPr>
              <w:t>Support.</w:t>
            </w:r>
          </w:p>
        </w:tc>
        <w:tc>
          <w:tcPr>
            <w:tcW w:w="992" w:type="dxa"/>
            <w:hideMark/>
          </w:tcPr>
          <w:p w14:paraId="7F6D3810" w14:textId="77777777" w:rsidR="00893687" w:rsidRDefault="00893687">
            <w:pPr>
              <w:pStyle w:val="TableParagraph"/>
              <w:spacing w:before="5"/>
              <w:rPr>
                <w:sz w:val="20"/>
                <w:szCs w:val="20"/>
              </w:rPr>
            </w:pPr>
            <w:r>
              <w:rPr>
                <w:sz w:val="20"/>
                <w:szCs w:val="20"/>
              </w:rPr>
              <w:t>Low</w:t>
            </w:r>
          </w:p>
        </w:tc>
        <w:tc>
          <w:tcPr>
            <w:tcW w:w="1276" w:type="dxa"/>
            <w:hideMark/>
          </w:tcPr>
          <w:p w14:paraId="1C0CC6EF" w14:textId="77777777" w:rsidR="00893687" w:rsidRDefault="00893687">
            <w:pPr>
              <w:pStyle w:val="TableParagraph"/>
              <w:spacing w:before="5"/>
              <w:rPr>
                <w:sz w:val="20"/>
                <w:szCs w:val="20"/>
              </w:rPr>
            </w:pPr>
            <w:r>
              <w:rPr>
                <w:sz w:val="20"/>
                <w:szCs w:val="20"/>
              </w:rPr>
              <w:t>Sprint-3</w:t>
            </w:r>
          </w:p>
        </w:tc>
      </w:tr>
      <w:tr w:rsidR="00893687" w14:paraId="1377690D" w14:textId="77777777" w:rsidTr="00893687">
        <w:trPr>
          <w:trHeight w:val="429"/>
        </w:trPr>
        <w:tc>
          <w:tcPr>
            <w:tcW w:w="1271" w:type="dxa"/>
            <w:hideMark/>
          </w:tcPr>
          <w:p w14:paraId="5FDBAABE" w14:textId="77777777" w:rsidR="00893687" w:rsidRDefault="00893687">
            <w:pPr>
              <w:pStyle w:val="TableParagraph"/>
              <w:spacing w:line="220" w:lineRule="exact"/>
              <w:ind w:left="89"/>
              <w:rPr>
                <w:sz w:val="20"/>
                <w:szCs w:val="20"/>
              </w:rPr>
            </w:pPr>
            <w:r>
              <w:rPr>
                <w:sz w:val="20"/>
                <w:szCs w:val="20"/>
              </w:rPr>
              <w:t>Administrator</w:t>
            </w:r>
          </w:p>
        </w:tc>
        <w:tc>
          <w:tcPr>
            <w:tcW w:w="1418" w:type="dxa"/>
            <w:hideMark/>
          </w:tcPr>
          <w:p w14:paraId="09322D98" w14:textId="77777777" w:rsidR="00893687" w:rsidRDefault="00893687">
            <w:pPr>
              <w:pStyle w:val="TableParagraph"/>
              <w:spacing w:line="220" w:lineRule="exact"/>
              <w:rPr>
                <w:sz w:val="20"/>
                <w:szCs w:val="20"/>
              </w:rPr>
            </w:pPr>
            <w:r>
              <w:rPr>
                <w:sz w:val="20"/>
                <w:szCs w:val="20"/>
              </w:rPr>
              <w:t>News</w:t>
            </w:r>
          </w:p>
        </w:tc>
        <w:tc>
          <w:tcPr>
            <w:tcW w:w="850" w:type="dxa"/>
          </w:tcPr>
          <w:p w14:paraId="650BC947" w14:textId="77777777" w:rsidR="00893687" w:rsidRDefault="00893687">
            <w:pPr>
              <w:pStyle w:val="TableParagraph"/>
              <w:ind w:left="0"/>
              <w:rPr>
                <w:rFonts w:ascii="Times New Roman" w:eastAsia="Arial MT" w:cs="Arial MT"/>
                <w:sz w:val="20"/>
                <w:szCs w:val="20"/>
              </w:rPr>
            </w:pPr>
          </w:p>
        </w:tc>
        <w:tc>
          <w:tcPr>
            <w:tcW w:w="1985" w:type="dxa"/>
            <w:hideMark/>
          </w:tcPr>
          <w:p w14:paraId="10359751" w14:textId="77777777" w:rsidR="00893687" w:rsidRDefault="00893687">
            <w:pPr>
              <w:pStyle w:val="TableParagraph"/>
              <w:spacing w:line="220" w:lineRule="exact"/>
              <w:ind w:left="104"/>
              <w:rPr>
                <w:sz w:val="20"/>
                <w:szCs w:val="20"/>
              </w:rPr>
            </w:pPr>
            <w:r>
              <w:rPr>
                <w:sz w:val="20"/>
                <w:szCs w:val="20"/>
              </w:rPr>
              <w:t>Admin</w:t>
            </w:r>
            <w:r>
              <w:rPr>
                <w:spacing w:val="-5"/>
                <w:sz w:val="20"/>
                <w:szCs w:val="20"/>
              </w:rPr>
              <w:t xml:space="preserve"> </w:t>
            </w:r>
            <w:r>
              <w:rPr>
                <w:sz w:val="20"/>
                <w:szCs w:val="20"/>
              </w:rPr>
              <w:t>will</w:t>
            </w:r>
            <w:r>
              <w:rPr>
                <w:spacing w:val="-4"/>
                <w:sz w:val="20"/>
                <w:szCs w:val="20"/>
              </w:rPr>
              <w:t xml:space="preserve"> </w:t>
            </w:r>
            <w:r>
              <w:rPr>
                <w:sz w:val="20"/>
                <w:szCs w:val="20"/>
              </w:rPr>
              <w:t>give</w:t>
            </w:r>
            <w:r>
              <w:rPr>
                <w:spacing w:val="-4"/>
                <w:sz w:val="20"/>
                <w:szCs w:val="20"/>
              </w:rPr>
              <w:t xml:space="preserve"> </w:t>
            </w:r>
            <w:r>
              <w:rPr>
                <w:sz w:val="20"/>
                <w:szCs w:val="20"/>
              </w:rPr>
              <w:t>the</w:t>
            </w:r>
            <w:r>
              <w:rPr>
                <w:spacing w:val="-4"/>
                <w:sz w:val="20"/>
                <w:szCs w:val="20"/>
              </w:rPr>
              <w:t xml:space="preserve"> </w:t>
            </w:r>
            <w:r>
              <w:rPr>
                <w:sz w:val="20"/>
                <w:szCs w:val="20"/>
              </w:rPr>
              <w:t>recent</w:t>
            </w:r>
            <w:r>
              <w:rPr>
                <w:spacing w:val="-4"/>
                <w:sz w:val="20"/>
                <w:szCs w:val="20"/>
              </w:rPr>
              <w:t xml:space="preserve"> </w:t>
            </w:r>
            <w:r>
              <w:rPr>
                <w:sz w:val="20"/>
                <w:szCs w:val="20"/>
              </w:rPr>
              <w:t>news</w:t>
            </w:r>
            <w:r>
              <w:rPr>
                <w:spacing w:val="-4"/>
                <w:sz w:val="20"/>
                <w:szCs w:val="20"/>
              </w:rPr>
              <w:t xml:space="preserve"> </w:t>
            </w:r>
            <w:r>
              <w:rPr>
                <w:sz w:val="20"/>
                <w:szCs w:val="20"/>
              </w:rPr>
              <w:t>of</w:t>
            </w:r>
            <w:r>
              <w:rPr>
                <w:spacing w:val="-4"/>
                <w:sz w:val="20"/>
                <w:szCs w:val="20"/>
              </w:rPr>
              <w:t xml:space="preserve"> </w:t>
            </w:r>
            <w:r>
              <w:rPr>
                <w:sz w:val="20"/>
                <w:szCs w:val="20"/>
              </w:rPr>
              <w:t>Oil</w:t>
            </w:r>
            <w:r>
              <w:rPr>
                <w:spacing w:val="-4"/>
                <w:sz w:val="20"/>
                <w:szCs w:val="20"/>
              </w:rPr>
              <w:t xml:space="preserve"> </w:t>
            </w:r>
            <w:r>
              <w:rPr>
                <w:sz w:val="20"/>
                <w:szCs w:val="20"/>
              </w:rPr>
              <w:t>Prices</w:t>
            </w:r>
          </w:p>
        </w:tc>
        <w:tc>
          <w:tcPr>
            <w:tcW w:w="1984" w:type="dxa"/>
            <w:hideMark/>
          </w:tcPr>
          <w:p w14:paraId="72FAAED4" w14:textId="77777777" w:rsidR="00893687" w:rsidRDefault="00893687">
            <w:pPr>
              <w:pStyle w:val="TableParagraph"/>
              <w:spacing w:line="220" w:lineRule="exact"/>
              <w:ind w:left="99"/>
              <w:rPr>
                <w:sz w:val="20"/>
                <w:szCs w:val="20"/>
              </w:rPr>
            </w:pPr>
            <w:r>
              <w:rPr>
                <w:sz w:val="20"/>
                <w:szCs w:val="20"/>
              </w:rPr>
              <w:t>Provide</w:t>
            </w:r>
            <w:r>
              <w:rPr>
                <w:spacing w:val="-5"/>
                <w:sz w:val="20"/>
                <w:szCs w:val="20"/>
              </w:rPr>
              <w:t xml:space="preserve"> </w:t>
            </w:r>
            <w:r>
              <w:rPr>
                <w:sz w:val="20"/>
                <w:szCs w:val="20"/>
              </w:rPr>
              <w:t>the</w:t>
            </w:r>
            <w:r>
              <w:rPr>
                <w:spacing w:val="-5"/>
                <w:sz w:val="20"/>
                <w:szCs w:val="20"/>
              </w:rPr>
              <w:t xml:space="preserve"> </w:t>
            </w:r>
            <w:r>
              <w:rPr>
                <w:sz w:val="20"/>
                <w:szCs w:val="20"/>
              </w:rPr>
              <w:t>recent</w:t>
            </w:r>
            <w:r>
              <w:rPr>
                <w:spacing w:val="-4"/>
                <w:sz w:val="20"/>
                <w:szCs w:val="20"/>
              </w:rPr>
              <w:t xml:space="preserve"> </w:t>
            </w:r>
            <w:r>
              <w:rPr>
                <w:sz w:val="20"/>
                <w:szCs w:val="20"/>
              </w:rPr>
              <w:t>oil</w:t>
            </w:r>
          </w:p>
          <w:p w14:paraId="1611E1E5" w14:textId="77777777" w:rsidR="00893687" w:rsidRDefault="00893687">
            <w:pPr>
              <w:pStyle w:val="TableParagraph"/>
              <w:spacing w:line="190" w:lineRule="exact"/>
              <w:ind w:left="99"/>
              <w:rPr>
                <w:sz w:val="20"/>
                <w:szCs w:val="20"/>
              </w:rPr>
            </w:pPr>
            <w:r>
              <w:rPr>
                <w:sz w:val="20"/>
                <w:szCs w:val="20"/>
              </w:rPr>
              <w:t>prices.</w:t>
            </w:r>
          </w:p>
        </w:tc>
        <w:tc>
          <w:tcPr>
            <w:tcW w:w="992" w:type="dxa"/>
            <w:hideMark/>
          </w:tcPr>
          <w:p w14:paraId="4713D0CD" w14:textId="77777777" w:rsidR="00893687" w:rsidRDefault="00893687">
            <w:pPr>
              <w:pStyle w:val="TableParagraph"/>
              <w:spacing w:line="220" w:lineRule="exact"/>
              <w:rPr>
                <w:sz w:val="20"/>
                <w:szCs w:val="20"/>
              </w:rPr>
            </w:pPr>
            <w:r>
              <w:rPr>
                <w:sz w:val="20"/>
                <w:szCs w:val="20"/>
              </w:rPr>
              <w:t>High</w:t>
            </w:r>
          </w:p>
        </w:tc>
        <w:tc>
          <w:tcPr>
            <w:tcW w:w="1276" w:type="dxa"/>
            <w:hideMark/>
          </w:tcPr>
          <w:p w14:paraId="5E3E34AB" w14:textId="77777777" w:rsidR="00893687" w:rsidRDefault="00893687">
            <w:pPr>
              <w:pStyle w:val="TableParagraph"/>
              <w:spacing w:line="220" w:lineRule="exact"/>
              <w:rPr>
                <w:sz w:val="20"/>
                <w:szCs w:val="20"/>
              </w:rPr>
            </w:pPr>
            <w:r>
              <w:rPr>
                <w:sz w:val="20"/>
                <w:szCs w:val="20"/>
              </w:rPr>
              <w:t>Sprint-4</w:t>
            </w:r>
          </w:p>
        </w:tc>
      </w:tr>
      <w:tr w:rsidR="00893687" w14:paraId="6D9F4636" w14:textId="77777777" w:rsidTr="00893687">
        <w:trPr>
          <w:trHeight w:val="390"/>
        </w:trPr>
        <w:tc>
          <w:tcPr>
            <w:tcW w:w="1271" w:type="dxa"/>
          </w:tcPr>
          <w:p w14:paraId="6705E4E6" w14:textId="77777777" w:rsidR="00893687" w:rsidRDefault="00893687">
            <w:pPr>
              <w:pStyle w:val="TableParagraph"/>
              <w:ind w:left="0"/>
              <w:rPr>
                <w:rFonts w:ascii="Times New Roman" w:eastAsia="Arial MT" w:cs="Arial MT"/>
                <w:sz w:val="20"/>
                <w:szCs w:val="20"/>
              </w:rPr>
            </w:pPr>
          </w:p>
        </w:tc>
        <w:tc>
          <w:tcPr>
            <w:tcW w:w="1418" w:type="dxa"/>
            <w:hideMark/>
          </w:tcPr>
          <w:p w14:paraId="682B28D7" w14:textId="77777777" w:rsidR="00893687" w:rsidRDefault="00893687">
            <w:pPr>
              <w:pStyle w:val="TableParagraph"/>
              <w:spacing w:before="5"/>
              <w:rPr>
                <w:sz w:val="20"/>
                <w:szCs w:val="20"/>
              </w:rPr>
            </w:pPr>
            <w:r>
              <w:rPr>
                <w:sz w:val="20"/>
                <w:szCs w:val="20"/>
              </w:rPr>
              <w:t>Notification</w:t>
            </w:r>
          </w:p>
        </w:tc>
        <w:tc>
          <w:tcPr>
            <w:tcW w:w="850" w:type="dxa"/>
          </w:tcPr>
          <w:p w14:paraId="5ACA9F6A" w14:textId="77777777" w:rsidR="00893687" w:rsidRDefault="00893687">
            <w:pPr>
              <w:pStyle w:val="TableParagraph"/>
              <w:ind w:left="0"/>
              <w:rPr>
                <w:rFonts w:ascii="Times New Roman" w:eastAsia="Arial MT" w:cs="Arial MT"/>
                <w:sz w:val="20"/>
                <w:szCs w:val="20"/>
              </w:rPr>
            </w:pPr>
          </w:p>
        </w:tc>
        <w:tc>
          <w:tcPr>
            <w:tcW w:w="1985" w:type="dxa"/>
            <w:hideMark/>
          </w:tcPr>
          <w:p w14:paraId="2A528126" w14:textId="77777777" w:rsidR="00893687" w:rsidRDefault="00893687">
            <w:pPr>
              <w:pStyle w:val="TableParagraph"/>
              <w:spacing w:before="5"/>
              <w:ind w:left="104"/>
              <w:rPr>
                <w:sz w:val="20"/>
                <w:szCs w:val="20"/>
              </w:rPr>
            </w:pPr>
            <w:r>
              <w:rPr>
                <w:sz w:val="20"/>
                <w:szCs w:val="20"/>
              </w:rPr>
              <w:t>Admin</w:t>
            </w:r>
            <w:r>
              <w:rPr>
                <w:spacing w:val="-5"/>
                <w:sz w:val="20"/>
                <w:szCs w:val="20"/>
              </w:rPr>
              <w:t xml:space="preserve"> </w:t>
            </w:r>
            <w:r>
              <w:rPr>
                <w:sz w:val="20"/>
                <w:szCs w:val="20"/>
              </w:rPr>
              <w:t>will</w:t>
            </w:r>
            <w:r>
              <w:rPr>
                <w:spacing w:val="-5"/>
                <w:sz w:val="20"/>
                <w:szCs w:val="20"/>
              </w:rPr>
              <w:t xml:space="preserve"> </w:t>
            </w:r>
            <w:r>
              <w:rPr>
                <w:sz w:val="20"/>
                <w:szCs w:val="20"/>
              </w:rPr>
              <w:t>notify</w:t>
            </w:r>
            <w:r>
              <w:rPr>
                <w:spacing w:val="-4"/>
                <w:sz w:val="20"/>
                <w:szCs w:val="20"/>
              </w:rPr>
              <w:t xml:space="preserve"> </w:t>
            </w:r>
            <w:r>
              <w:rPr>
                <w:sz w:val="20"/>
                <w:szCs w:val="20"/>
              </w:rPr>
              <w:t>when</w:t>
            </w:r>
            <w:r>
              <w:rPr>
                <w:spacing w:val="-5"/>
                <w:sz w:val="20"/>
                <w:szCs w:val="20"/>
              </w:rPr>
              <w:t xml:space="preserve"> </w:t>
            </w:r>
            <w:r>
              <w:rPr>
                <w:sz w:val="20"/>
                <w:szCs w:val="20"/>
              </w:rPr>
              <w:t>the</w:t>
            </w:r>
            <w:r>
              <w:rPr>
                <w:spacing w:val="-5"/>
                <w:sz w:val="20"/>
                <w:szCs w:val="20"/>
              </w:rPr>
              <w:t xml:space="preserve"> </w:t>
            </w:r>
            <w:r>
              <w:rPr>
                <w:sz w:val="20"/>
                <w:szCs w:val="20"/>
              </w:rPr>
              <w:t>oil</w:t>
            </w:r>
            <w:r>
              <w:rPr>
                <w:spacing w:val="-4"/>
                <w:sz w:val="20"/>
                <w:szCs w:val="20"/>
              </w:rPr>
              <w:t xml:space="preserve"> </w:t>
            </w:r>
            <w:r>
              <w:rPr>
                <w:sz w:val="20"/>
                <w:szCs w:val="20"/>
              </w:rPr>
              <w:t>prices</w:t>
            </w:r>
            <w:r>
              <w:rPr>
                <w:spacing w:val="-5"/>
                <w:sz w:val="20"/>
                <w:szCs w:val="20"/>
              </w:rPr>
              <w:t xml:space="preserve"> </w:t>
            </w:r>
            <w:r>
              <w:rPr>
                <w:sz w:val="20"/>
                <w:szCs w:val="20"/>
              </w:rPr>
              <w:t>changes</w:t>
            </w:r>
          </w:p>
        </w:tc>
        <w:tc>
          <w:tcPr>
            <w:tcW w:w="1984" w:type="dxa"/>
            <w:hideMark/>
          </w:tcPr>
          <w:p w14:paraId="3A3147E7" w14:textId="77777777" w:rsidR="00893687" w:rsidRDefault="00893687">
            <w:pPr>
              <w:pStyle w:val="TableParagraph"/>
              <w:spacing w:before="5"/>
              <w:ind w:left="99"/>
              <w:rPr>
                <w:sz w:val="20"/>
                <w:szCs w:val="20"/>
              </w:rPr>
            </w:pPr>
            <w:r>
              <w:rPr>
                <w:sz w:val="20"/>
                <w:szCs w:val="20"/>
              </w:rPr>
              <w:t>Notification</w:t>
            </w:r>
            <w:r>
              <w:rPr>
                <w:spacing w:val="-6"/>
                <w:sz w:val="20"/>
                <w:szCs w:val="20"/>
              </w:rPr>
              <w:t xml:space="preserve"> </w:t>
            </w:r>
            <w:r>
              <w:rPr>
                <w:sz w:val="20"/>
                <w:szCs w:val="20"/>
              </w:rPr>
              <w:t>by</w:t>
            </w:r>
            <w:r>
              <w:rPr>
                <w:spacing w:val="-6"/>
                <w:sz w:val="20"/>
                <w:szCs w:val="20"/>
              </w:rPr>
              <w:t xml:space="preserve"> </w:t>
            </w:r>
            <w:r>
              <w:rPr>
                <w:sz w:val="20"/>
                <w:szCs w:val="20"/>
              </w:rPr>
              <w:t>Gmail</w:t>
            </w:r>
          </w:p>
        </w:tc>
        <w:tc>
          <w:tcPr>
            <w:tcW w:w="992" w:type="dxa"/>
            <w:hideMark/>
          </w:tcPr>
          <w:p w14:paraId="0FA02C22" w14:textId="77777777" w:rsidR="00893687" w:rsidRDefault="00893687">
            <w:pPr>
              <w:pStyle w:val="TableParagraph"/>
              <w:spacing w:before="5"/>
              <w:rPr>
                <w:sz w:val="20"/>
                <w:szCs w:val="20"/>
              </w:rPr>
            </w:pPr>
            <w:r>
              <w:rPr>
                <w:sz w:val="20"/>
                <w:szCs w:val="20"/>
              </w:rPr>
              <w:t>High</w:t>
            </w:r>
          </w:p>
        </w:tc>
        <w:tc>
          <w:tcPr>
            <w:tcW w:w="1276" w:type="dxa"/>
            <w:hideMark/>
          </w:tcPr>
          <w:p w14:paraId="0EC9C535" w14:textId="77777777" w:rsidR="00893687" w:rsidRDefault="00893687">
            <w:pPr>
              <w:pStyle w:val="TableParagraph"/>
              <w:spacing w:before="5"/>
              <w:rPr>
                <w:sz w:val="20"/>
                <w:szCs w:val="20"/>
              </w:rPr>
            </w:pPr>
            <w:r>
              <w:rPr>
                <w:sz w:val="20"/>
                <w:szCs w:val="20"/>
              </w:rPr>
              <w:t>Sprint-4</w:t>
            </w:r>
          </w:p>
        </w:tc>
      </w:tr>
      <w:tr w:rsidR="00893687" w14:paraId="7AC50199" w14:textId="77777777" w:rsidTr="00893687">
        <w:trPr>
          <w:trHeight w:val="450"/>
        </w:trPr>
        <w:tc>
          <w:tcPr>
            <w:tcW w:w="1271" w:type="dxa"/>
          </w:tcPr>
          <w:p w14:paraId="12557C28" w14:textId="77777777" w:rsidR="00893687" w:rsidRDefault="00893687">
            <w:pPr>
              <w:pStyle w:val="TableParagraph"/>
              <w:ind w:left="0"/>
              <w:rPr>
                <w:rFonts w:ascii="Times New Roman" w:eastAsia="Arial MT" w:cs="Arial MT"/>
                <w:sz w:val="20"/>
                <w:szCs w:val="20"/>
              </w:rPr>
            </w:pPr>
          </w:p>
        </w:tc>
        <w:tc>
          <w:tcPr>
            <w:tcW w:w="1418" w:type="dxa"/>
            <w:hideMark/>
          </w:tcPr>
          <w:p w14:paraId="7488CBCA" w14:textId="77777777" w:rsidR="00893687" w:rsidRDefault="00893687">
            <w:pPr>
              <w:pStyle w:val="TableParagraph"/>
              <w:spacing w:before="5"/>
              <w:rPr>
                <w:sz w:val="20"/>
                <w:szCs w:val="20"/>
              </w:rPr>
            </w:pPr>
            <w:r>
              <w:rPr>
                <w:sz w:val="20"/>
                <w:szCs w:val="20"/>
              </w:rPr>
              <w:t>Access</w:t>
            </w:r>
            <w:r>
              <w:rPr>
                <w:spacing w:val="-6"/>
                <w:sz w:val="20"/>
                <w:szCs w:val="20"/>
              </w:rPr>
              <w:t xml:space="preserve"> </w:t>
            </w:r>
            <w:r>
              <w:rPr>
                <w:sz w:val="20"/>
                <w:szCs w:val="20"/>
              </w:rPr>
              <w:t>Control</w:t>
            </w:r>
          </w:p>
        </w:tc>
        <w:tc>
          <w:tcPr>
            <w:tcW w:w="850" w:type="dxa"/>
          </w:tcPr>
          <w:p w14:paraId="3EFF0C9A" w14:textId="77777777" w:rsidR="00893687" w:rsidRDefault="00893687">
            <w:pPr>
              <w:pStyle w:val="TableParagraph"/>
              <w:ind w:left="0"/>
              <w:rPr>
                <w:rFonts w:ascii="Times New Roman" w:eastAsia="Arial MT" w:cs="Arial MT"/>
                <w:sz w:val="20"/>
                <w:szCs w:val="20"/>
              </w:rPr>
            </w:pPr>
          </w:p>
        </w:tc>
        <w:tc>
          <w:tcPr>
            <w:tcW w:w="1985" w:type="dxa"/>
            <w:hideMark/>
          </w:tcPr>
          <w:p w14:paraId="5993527A" w14:textId="77777777" w:rsidR="00893687" w:rsidRDefault="00893687">
            <w:pPr>
              <w:pStyle w:val="TableParagraph"/>
              <w:spacing w:before="5"/>
              <w:ind w:left="104"/>
              <w:rPr>
                <w:sz w:val="20"/>
                <w:szCs w:val="20"/>
              </w:rPr>
            </w:pPr>
            <w:r>
              <w:rPr>
                <w:sz w:val="20"/>
                <w:szCs w:val="20"/>
              </w:rPr>
              <w:t>Admin</w:t>
            </w:r>
            <w:r>
              <w:rPr>
                <w:spacing w:val="-5"/>
                <w:sz w:val="20"/>
                <w:szCs w:val="20"/>
              </w:rPr>
              <w:t xml:space="preserve"> </w:t>
            </w:r>
            <w:r>
              <w:rPr>
                <w:sz w:val="20"/>
                <w:szCs w:val="20"/>
              </w:rPr>
              <w:t>can</w:t>
            </w:r>
            <w:r>
              <w:rPr>
                <w:spacing w:val="-4"/>
                <w:sz w:val="20"/>
                <w:szCs w:val="20"/>
              </w:rPr>
              <w:t xml:space="preserve"> </w:t>
            </w:r>
            <w:r>
              <w:rPr>
                <w:sz w:val="20"/>
                <w:szCs w:val="20"/>
              </w:rPr>
              <w:t>control</w:t>
            </w:r>
            <w:r>
              <w:rPr>
                <w:spacing w:val="-5"/>
                <w:sz w:val="20"/>
                <w:szCs w:val="20"/>
              </w:rPr>
              <w:t xml:space="preserve"> </w:t>
            </w:r>
            <w:r>
              <w:rPr>
                <w:sz w:val="20"/>
                <w:szCs w:val="20"/>
              </w:rPr>
              <w:t>the</w:t>
            </w:r>
            <w:r>
              <w:rPr>
                <w:spacing w:val="-4"/>
                <w:sz w:val="20"/>
                <w:szCs w:val="20"/>
              </w:rPr>
              <w:t xml:space="preserve"> </w:t>
            </w:r>
            <w:r>
              <w:rPr>
                <w:sz w:val="20"/>
                <w:szCs w:val="20"/>
              </w:rPr>
              <w:t>access</w:t>
            </w:r>
            <w:r>
              <w:rPr>
                <w:spacing w:val="-5"/>
                <w:sz w:val="20"/>
                <w:szCs w:val="20"/>
              </w:rPr>
              <w:t xml:space="preserve"> </w:t>
            </w:r>
            <w:r>
              <w:rPr>
                <w:sz w:val="20"/>
                <w:szCs w:val="20"/>
              </w:rPr>
              <w:t>of</w:t>
            </w:r>
            <w:r>
              <w:rPr>
                <w:spacing w:val="-4"/>
                <w:sz w:val="20"/>
                <w:szCs w:val="20"/>
              </w:rPr>
              <w:t xml:space="preserve"> </w:t>
            </w:r>
            <w:r>
              <w:rPr>
                <w:sz w:val="20"/>
                <w:szCs w:val="20"/>
              </w:rPr>
              <w:t>users.</w:t>
            </w:r>
          </w:p>
        </w:tc>
        <w:tc>
          <w:tcPr>
            <w:tcW w:w="1984" w:type="dxa"/>
            <w:hideMark/>
          </w:tcPr>
          <w:p w14:paraId="03CFE6B2" w14:textId="77777777" w:rsidR="00893687" w:rsidRDefault="00893687">
            <w:pPr>
              <w:pStyle w:val="TableParagraph"/>
              <w:spacing w:line="240" w:lineRule="atLeast"/>
              <w:ind w:left="99" w:right="494"/>
              <w:rPr>
                <w:sz w:val="20"/>
                <w:szCs w:val="20"/>
              </w:rPr>
            </w:pPr>
            <w:r>
              <w:rPr>
                <w:sz w:val="20"/>
                <w:szCs w:val="20"/>
              </w:rPr>
              <w:t>Access permission for</w:t>
            </w:r>
            <w:r>
              <w:rPr>
                <w:spacing w:val="-54"/>
                <w:sz w:val="20"/>
                <w:szCs w:val="20"/>
              </w:rPr>
              <w:t xml:space="preserve"> </w:t>
            </w:r>
            <w:r>
              <w:rPr>
                <w:sz w:val="20"/>
                <w:szCs w:val="20"/>
              </w:rPr>
              <w:t>Users.</w:t>
            </w:r>
          </w:p>
        </w:tc>
        <w:tc>
          <w:tcPr>
            <w:tcW w:w="992" w:type="dxa"/>
            <w:hideMark/>
          </w:tcPr>
          <w:p w14:paraId="59D1DC02" w14:textId="77777777" w:rsidR="00893687" w:rsidRDefault="00893687">
            <w:pPr>
              <w:pStyle w:val="TableParagraph"/>
              <w:spacing w:before="5"/>
              <w:rPr>
                <w:sz w:val="20"/>
                <w:szCs w:val="20"/>
              </w:rPr>
            </w:pPr>
            <w:r>
              <w:rPr>
                <w:sz w:val="20"/>
                <w:szCs w:val="20"/>
              </w:rPr>
              <w:t>High</w:t>
            </w:r>
          </w:p>
        </w:tc>
        <w:tc>
          <w:tcPr>
            <w:tcW w:w="1276" w:type="dxa"/>
            <w:hideMark/>
          </w:tcPr>
          <w:p w14:paraId="62F20C0C" w14:textId="77777777" w:rsidR="00893687" w:rsidRDefault="00893687">
            <w:pPr>
              <w:pStyle w:val="TableParagraph"/>
              <w:spacing w:before="5"/>
              <w:rPr>
                <w:sz w:val="20"/>
                <w:szCs w:val="20"/>
              </w:rPr>
            </w:pPr>
            <w:r>
              <w:rPr>
                <w:sz w:val="20"/>
                <w:szCs w:val="20"/>
              </w:rPr>
              <w:t>Sprint-4</w:t>
            </w:r>
          </w:p>
        </w:tc>
      </w:tr>
      <w:tr w:rsidR="00893687" w14:paraId="38762D39" w14:textId="77777777" w:rsidTr="00893687">
        <w:trPr>
          <w:trHeight w:val="380"/>
        </w:trPr>
        <w:tc>
          <w:tcPr>
            <w:tcW w:w="1271" w:type="dxa"/>
          </w:tcPr>
          <w:p w14:paraId="72DB313B" w14:textId="77777777" w:rsidR="00893687" w:rsidRDefault="00893687">
            <w:pPr>
              <w:pStyle w:val="TableParagraph"/>
              <w:ind w:left="0"/>
              <w:rPr>
                <w:rFonts w:ascii="Times New Roman" w:eastAsia="Arial MT" w:cs="Arial MT"/>
                <w:sz w:val="20"/>
                <w:szCs w:val="20"/>
              </w:rPr>
            </w:pPr>
          </w:p>
        </w:tc>
        <w:tc>
          <w:tcPr>
            <w:tcW w:w="1418" w:type="dxa"/>
            <w:hideMark/>
          </w:tcPr>
          <w:p w14:paraId="5DFC9EF1" w14:textId="77777777" w:rsidR="00893687" w:rsidRDefault="00893687">
            <w:pPr>
              <w:pStyle w:val="TableParagraph"/>
              <w:spacing w:line="220" w:lineRule="exact"/>
              <w:rPr>
                <w:sz w:val="20"/>
                <w:szCs w:val="20"/>
              </w:rPr>
            </w:pPr>
            <w:r>
              <w:rPr>
                <w:color w:val="212121"/>
                <w:sz w:val="20"/>
                <w:szCs w:val="20"/>
              </w:rPr>
              <w:t>Database</w:t>
            </w:r>
          </w:p>
        </w:tc>
        <w:tc>
          <w:tcPr>
            <w:tcW w:w="850" w:type="dxa"/>
          </w:tcPr>
          <w:p w14:paraId="3F6A5CCA" w14:textId="77777777" w:rsidR="00893687" w:rsidRDefault="00893687">
            <w:pPr>
              <w:pStyle w:val="TableParagraph"/>
              <w:ind w:left="0"/>
              <w:rPr>
                <w:rFonts w:ascii="Times New Roman" w:eastAsia="Arial MT" w:cs="Arial MT"/>
                <w:sz w:val="20"/>
                <w:szCs w:val="20"/>
              </w:rPr>
            </w:pPr>
          </w:p>
        </w:tc>
        <w:tc>
          <w:tcPr>
            <w:tcW w:w="1985" w:type="dxa"/>
            <w:hideMark/>
          </w:tcPr>
          <w:p w14:paraId="6E769808" w14:textId="77777777" w:rsidR="00893687" w:rsidRDefault="00893687">
            <w:pPr>
              <w:pStyle w:val="TableParagraph"/>
              <w:spacing w:line="220" w:lineRule="exact"/>
              <w:ind w:left="104"/>
              <w:rPr>
                <w:sz w:val="20"/>
                <w:szCs w:val="20"/>
              </w:rPr>
            </w:pPr>
            <w:r>
              <w:rPr>
                <w:sz w:val="20"/>
                <w:szCs w:val="20"/>
              </w:rPr>
              <w:t>Admin</w:t>
            </w:r>
            <w:r>
              <w:rPr>
                <w:spacing w:val="-5"/>
                <w:sz w:val="20"/>
                <w:szCs w:val="20"/>
              </w:rPr>
              <w:t xml:space="preserve"> </w:t>
            </w:r>
            <w:r>
              <w:rPr>
                <w:sz w:val="20"/>
                <w:szCs w:val="20"/>
              </w:rPr>
              <w:t>can</w:t>
            </w:r>
            <w:r>
              <w:rPr>
                <w:spacing w:val="-4"/>
                <w:sz w:val="20"/>
                <w:szCs w:val="20"/>
              </w:rPr>
              <w:t xml:space="preserve"> </w:t>
            </w:r>
            <w:r>
              <w:rPr>
                <w:sz w:val="20"/>
                <w:szCs w:val="20"/>
              </w:rPr>
              <w:t>store</w:t>
            </w:r>
            <w:r>
              <w:rPr>
                <w:spacing w:val="-4"/>
                <w:sz w:val="20"/>
                <w:szCs w:val="20"/>
              </w:rPr>
              <w:t xml:space="preserve"> </w:t>
            </w:r>
            <w:r>
              <w:rPr>
                <w:sz w:val="20"/>
                <w:szCs w:val="20"/>
              </w:rPr>
              <w:t>the</w:t>
            </w:r>
            <w:r>
              <w:rPr>
                <w:spacing w:val="-4"/>
                <w:sz w:val="20"/>
                <w:szCs w:val="20"/>
              </w:rPr>
              <w:t xml:space="preserve"> </w:t>
            </w:r>
            <w:r>
              <w:rPr>
                <w:sz w:val="20"/>
                <w:szCs w:val="20"/>
              </w:rPr>
              <w:t>details</w:t>
            </w:r>
            <w:r>
              <w:rPr>
                <w:spacing w:val="-4"/>
                <w:sz w:val="20"/>
                <w:szCs w:val="20"/>
              </w:rPr>
              <w:t xml:space="preserve"> </w:t>
            </w:r>
            <w:r>
              <w:rPr>
                <w:sz w:val="20"/>
                <w:szCs w:val="20"/>
              </w:rPr>
              <w:t>of</w:t>
            </w:r>
            <w:r>
              <w:rPr>
                <w:spacing w:val="-5"/>
                <w:sz w:val="20"/>
                <w:szCs w:val="20"/>
              </w:rPr>
              <w:t xml:space="preserve"> </w:t>
            </w:r>
            <w:r>
              <w:rPr>
                <w:sz w:val="20"/>
                <w:szCs w:val="20"/>
              </w:rPr>
              <w:t>users</w:t>
            </w:r>
          </w:p>
        </w:tc>
        <w:tc>
          <w:tcPr>
            <w:tcW w:w="1984" w:type="dxa"/>
            <w:hideMark/>
          </w:tcPr>
          <w:p w14:paraId="56B36543" w14:textId="77777777" w:rsidR="00893687" w:rsidRDefault="00893687">
            <w:pPr>
              <w:pStyle w:val="TableParagraph"/>
              <w:spacing w:line="220" w:lineRule="exact"/>
              <w:ind w:left="99"/>
              <w:rPr>
                <w:sz w:val="20"/>
                <w:szCs w:val="20"/>
              </w:rPr>
            </w:pPr>
            <w:r>
              <w:rPr>
                <w:sz w:val="20"/>
                <w:szCs w:val="20"/>
              </w:rPr>
              <w:t>Stores</w:t>
            </w:r>
            <w:r>
              <w:rPr>
                <w:spacing w:val="-6"/>
                <w:sz w:val="20"/>
                <w:szCs w:val="20"/>
              </w:rPr>
              <w:t xml:space="preserve"> </w:t>
            </w:r>
            <w:r>
              <w:rPr>
                <w:sz w:val="20"/>
                <w:szCs w:val="20"/>
              </w:rPr>
              <w:t>User</w:t>
            </w:r>
            <w:r>
              <w:rPr>
                <w:spacing w:val="-6"/>
                <w:sz w:val="20"/>
                <w:szCs w:val="20"/>
              </w:rPr>
              <w:t xml:space="preserve"> </w:t>
            </w:r>
            <w:r>
              <w:rPr>
                <w:sz w:val="20"/>
                <w:szCs w:val="20"/>
              </w:rPr>
              <w:t>details.</w:t>
            </w:r>
          </w:p>
        </w:tc>
        <w:tc>
          <w:tcPr>
            <w:tcW w:w="992" w:type="dxa"/>
            <w:hideMark/>
          </w:tcPr>
          <w:p w14:paraId="3B40AD02" w14:textId="77777777" w:rsidR="00893687" w:rsidRDefault="00893687">
            <w:pPr>
              <w:pStyle w:val="TableParagraph"/>
              <w:spacing w:line="220" w:lineRule="exact"/>
              <w:rPr>
                <w:sz w:val="20"/>
                <w:szCs w:val="20"/>
              </w:rPr>
            </w:pPr>
            <w:r>
              <w:rPr>
                <w:sz w:val="20"/>
                <w:szCs w:val="20"/>
              </w:rPr>
              <w:t>High</w:t>
            </w:r>
          </w:p>
        </w:tc>
        <w:tc>
          <w:tcPr>
            <w:tcW w:w="1276" w:type="dxa"/>
            <w:hideMark/>
          </w:tcPr>
          <w:p w14:paraId="3B39EE42" w14:textId="77777777" w:rsidR="00893687" w:rsidRDefault="00893687">
            <w:pPr>
              <w:pStyle w:val="TableParagraph"/>
              <w:spacing w:line="220" w:lineRule="exact"/>
              <w:rPr>
                <w:sz w:val="20"/>
                <w:szCs w:val="20"/>
              </w:rPr>
            </w:pPr>
            <w:r>
              <w:rPr>
                <w:sz w:val="20"/>
                <w:szCs w:val="20"/>
              </w:rPr>
              <w:t>Sprint-4</w:t>
            </w:r>
          </w:p>
        </w:tc>
      </w:tr>
    </w:tbl>
    <w:p w14:paraId="053F287F" w14:textId="4708DC30" w:rsidR="002906BB" w:rsidRDefault="002906BB" w:rsidP="002906BB"/>
    <w:p w14:paraId="39F3E96A" w14:textId="7BD05F8C" w:rsidR="004C20FA" w:rsidRDefault="004C20FA" w:rsidP="004C20FA">
      <w:pPr>
        <w:jc w:val="center"/>
        <w:rPr>
          <w:b/>
          <w:bCs/>
        </w:rPr>
      </w:pPr>
      <w:r w:rsidRPr="004C20FA">
        <w:rPr>
          <w:b/>
          <w:bCs/>
        </w:rPr>
        <w:t>Table 5.3 – User Stories</w:t>
      </w:r>
    </w:p>
    <w:p w14:paraId="03EE7D9E" w14:textId="6F55BE55" w:rsidR="004C20FA" w:rsidRDefault="004C20FA" w:rsidP="004C20FA">
      <w:pPr>
        <w:jc w:val="center"/>
        <w:rPr>
          <w:b/>
          <w:bCs/>
        </w:rPr>
      </w:pPr>
    </w:p>
    <w:p w14:paraId="4773BBF7" w14:textId="00AC490B" w:rsidR="004C20FA" w:rsidRDefault="004C20FA" w:rsidP="004C20FA">
      <w:pPr>
        <w:jc w:val="center"/>
        <w:rPr>
          <w:b/>
          <w:bCs/>
        </w:rPr>
      </w:pPr>
    </w:p>
    <w:p w14:paraId="6C7AE211" w14:textId="413F936C" w:rsidR="00A33A1F" w:rsidRDefault="00A33A1F" w:rsidP="004C20FA">
      <w:pPr>
        <w:jc w:val="center"/>
        <w:rPr>
          <w:b/>
          <w:bCs/>
        </w:rPr>
      </w:pPr>
    </w:p>
    <w:p w14:paraId="3F07752B" w14:textId="1C26D1C8" w:rsidR="00A33A1F" w:rsidRDefault="00A33A1F" w:rsidP="004C20FA">
      <w:pPr>
        <w:jc w:val="center"/>
        <w:rPr>
          <w:b/>
          <w:bCs/>
        </w:rPr>
      </w:pPr>
    </w:p>
    <w:p w14:paraId="184AB35C" w14:textId="04CF91C3" w:rsidR="00A33A1F" w:rsidRDefault="00A33A1F" w:rsidP="004C20FA">
      <w:pPr>
        <w:jc w:val="center"/>
        <w:rPr>
          <w:b/>
          <w:bCs/>
        </w:rPr>
      </w:pPr>
    </w:p>
    <w:p w14:paraId="2A17A84E" w14:textId="68A0703B" w:rsidR="00A33A1F" w:rsidRDefault="00A33A1F" w:rsidP="004C20FA">
      <w:pPr>
        <w:jc w:val="center"/>
        <w:rPr>
          <w:b/>
          <w:bCs/>
        </w:rPr>
      </w:pPr>
    </w:p>
    <w:p w14:paraId="6DFE749A" w14:textId="55CC2ABC" w:rsidR="00A33A1F" w:rsidRDefault="00A33A1F" w:rsidP="004C20FA">
      <w:pPr>
        <w:jc w:val="center"/>
        <w:rPr>
          <w:b/>
          <w:bCs/>
        </w:rPr>
      </w:pPr>
    </w:p>
    <w:p w14:paraId="149052A1" w14:textId="7FBEA647" w:rsidR="00A33A1F" w:rsidRDefault="00A33A1F" w:rsidP="004C20FA">
      <w:pPr>
        <w:jc w:val="center"/>
        <w:rPr>
          <w:b/>
          <w:bCs/>
        </w:rPr>
      </w:pPr>
    </w:p>
    <w:p w14:paraId="4FFDF00C" w14:textId="5BEED8BF" w:rsidR="00A33A1F" w:rsidRDefault="00A33A1F" w:rsidP="004C20FA">
      <w:pPr>
        <w:jc w:val="center"/>
        <w:rPr>
          <w:b/>
          <w:bCs/>
        </w:rPr>
      </w:pPr>
    </w:p>
    <w:p w14:paraId="74FDEFCD" w14:textId="4CE57233" w:rsidR="00A33A1F" w:rsidRDefault="00A33A1F" w:rsidP="004C20FA">
      <w:pPr>
        <w:jc w:val="center"/>
        <w:rPr>
          <w:b/>
          <w:bCs/>
        </w:rPr>
      </w:pPr>
    </w:p>
    <w:p w14:paraId="195AE991" w14:textId="4FBF2DC0" w:rsidR="00A33A1F" w:rsidRDefault="00A33A1F" w:rsidP="004C20FA">
      <w:pPr>
        <w:jc w:val="center"/>
        <w:rPr>
          <w:b/>
          <w:bCs/>
        </w:rPr>
      </w:pPr>
    </w:p>
    <w:p w14:paraId="744B02ED" w14:textId="7CBC38AD" w:rsidR="00A33A1F" w:rsidRDefault="00A33A1F" w:rsidP="004C20FA">
      <w:pPr>
        <w:jc w:val="center"/>
        <w:rPr>
          <w:b/>
          <w:bCs/>
        </w:rPr>
      </w:pPr>
    </w:p>
    <w:p w14:paraId="5BD74B58" w14:textId="6D724A9B" w:rsidR="00A33A1F" w:rsidRDefault="00A33A1F" w:rsidP="004C20FA">
      <w:pPr>
        <w:jc w:val="center"/>
        <w:rPr>
          <w:b/>
          <w:bCs/>
        </w:rPr>
      </w:pPr>
    </w:p>
    <w:p w14:paraId="54A4FBC4" w14:textId="585B77ED" w:rsidR="00A33A1F" w:rsidRDefault="00A33A1F" w:rsidP="004C20FA">
      <w:pPr>
        <w:jc w:val="center"/>
        <w:rPr>
          <w:b/>
          <w:bCs/>
        </w:rPr>
      </w:pPr>
    </w:p>
    <w:p w14:paraId="4814A440" w14:textId="5AEE0D54" w:rsidR="00A33A1F" w:rsidRDefault="00A33A1F" w:rsidP="004C20FA">
      <w:pPr>
        <w:jc w:val="center"/>
        <w:rPr>
          <w:b/>
          <w:bCs/>
        </w:rPr>
      </w:pPr>
    </w:p>
    <w:p w14:paraId="798246CC" w14:textId="4849DE3D" w:rsidR="00A33A1F" w:rsidRDefault="00A33A1F" w:rsidP="004C20FA">
      <w:pPr>
        <w:jc w:val="center"/>
        <w:rPr>
          <w:b/>
          <w:bCs/>
        </w:rPr>
      </w:pPr>
    </w:p>
    <w:p w14:paraId="54DF99CF" w14:textId="2E833DBB" w:rsidR="00363D9D" w:rsidRDefault="00363D9D" w:rsidP="004C20FA">
      <w:pPr>
        <w:jc w:val="center"/>
        <w:rPr>
          <w:b/>
          <w:bCs/>
        </w:rPr>
      </w:pPr>
    </w:p>
    <w:p w14:paraId="7BE3F73C" w14:textId="034ABE19" w:rsidR="00363D9D" w:rsidRDefault="00363D9D" w:rsidP="004C20FA">
      <w:pPr>
        <w:jc w:val="center"/>
        <w:rPr>
          <w:b/>
          <w:bCs/>
        </w:rPr>
      </w:pPr>
    </w:p>
    <w:p w14:paraId="656B6FA4" w14:textId="50E6654F" w:rsidR="00363D9D" w:rsidRDefault="00363D9D" w:rsidP="004C20FA">
      <w:pPr>
        <w:jc w:val="center"/>
        <w:rPr>
          <w:b/>
          <w:bCs/>
        </w:rPr>
      </w:pPr>
    </w:p>
    <w:p w14:paraId="31C95B8C" w14:textId="0E43B153" w:rsidR="00363D9D" w:rsidRDefault="00363D9D" w:rsidP="004C20FA">
      <w:pPr>
        <w:jc w:val="center"/>
        <w:rPr>
          <w:b/>
          <w:bCs/>
        </w:rPr>
      </w:pPr>
    </w:p>
    <w:p w14:paraId="55F6823C" w14:textId="77777777" w:rsidR="00363D9D" w:rsidRDefault="00363D9D" w:rsidP="004C20FA">
      <w:pPr>
        <w:jc w:val="center"/>
        <w:rPr>
          <w:b/>
          <w:bCs/>
        </w:rPr>
      </w:pPr>
    </w:p>
    <w:p w14:paraId="418CC36E" w14:textId="6AC2A8A5" w:rsidR="00A33A1F" w:rsidRDefault="00A33A1F" w:rsidP="004C20FA">
      <w:pPr>
        <w:jc w:val="center"/>
        <w:rPr>
          <w:b/>
          <w:bCs/>
        </w:rPr>
      </w:pPr>
    </w:p>
    <w:p w14:paraId="6D224D7F" w14:textId="6B7E7F40" w:rsidR="00A33A1F" w:rsidRDefault="00A33A1F" w:rsidP="00A33A1F">
      <w:pPr>
        <w:jc w:val="center"/>
        <w:rPr>
          <w:b/>
          <w:bCs/>
          <w:sz w:val="36"/>
          <w:szCs w:val="36"/>
        </w:rPr>
      </w:pPr>
      <w:r w:rsidRPr="00A33A1F">
        <w:rPr>
          <w:b/>
          <w:bCs/>
          <w:sz w:val="36"/>
          <w:szCs w:val="36"/>
        </w:rPr>
        <w:t>CHAPTER 6</w:t>
      </w:r>
    </w:p>
    <w:p w14:paraId="52B6165C" w14:textId="572663DE" w:rsidR="00A33A1F" w:rsidRDefault="00A33A1F" w:rsidP="00245D6F">
      <w:pPr>
        <w:pStyle w:val="Heading1"/>
        <w:jc w:val="center"/>
        <w:rPr>
          <w:b/>
          <w:bCs/>
          <w:sz w:val="36"/>
          <w:szCs w:val="36"/>
        </w:rPr>
      </w:pPr>
      <w:bookmarkStart w:id="80" w:name="_Toc119444601"/>
      <w:bookmarkStart w:id="81" w:name="_Toc119791193"/>
      <w:r>
        <w:rPr>
          <w:b/>
          <w:bCs/>
          <w:sz w:val="36"/>
          <w:szCs w:val="36"/>
        </w:rPr>
        <w:t>PROJECT PLANNING AND SCHEDULING</w:t>
      </w:r>
      <w:bookmarkEnd w:id="80"/>
      <w:bookmarkEnd w:id="81"/>
    </w:p>
    <w:p w14:paraId="2D5DDD97" w14:textId="77777777" w:rsidR="00245D6F" w:rsidRPr="00245D6F" w:rsidRDefault="00245D6F" w:rsidP="00245D6F"/>
    <w:p w14:paraId="300BE5F2" w14:textId="4DECCE0C" w:rsidR="00A33A1F" w:rsidRDefault="00A33A1F" w:rsidP="00A33A1F">
      <w:pPr>
        <w:pStyle w:val="Heading2"/>
        <w:rPr>
          <w:rFonts w:ascii="Arial" w:hAnsi="Arial" w:cs="Arial"/>
          <w:b/>
          <w:bCs/>
          <w:color w:val="auto"/>
          <w:sz w:val="28"/>
          <w:szCs w:val="28"/>
        </w:rPr>
      </w:pPr>
      <w:bookmarkStart w:id="82" w:name="_Toc119444602"/>
      <w:bookmarkStart w:id="83" w:name="_Toc119791194"/>
      <w:r w:rsidRPr="00A33A1F">
        <w:rPr>
          <w:rFonts w:ascii="Arial" w:hAnsi="Arial" w:cs="Arial"/>
          <w:b/>
          <w:bCs/>
          <w:color w:val="auto"/>
          <w:sz w:val="28"/>
          <w:szCs w:val="28"/>
        </w:rPr>
        <w:t>6.1 Sprint Planning &amp; Estimation</w:t>
      </w:r>
      <w:bookmarkEnd w:id="82"/>
      <w:bookmarkEnd w:id="83"/>
    </w:p>
    <w:tbl>
      <w:tblPr>
        <w:tblW w:w="921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000"/>
        <w:gridCol w:w="1268"/>
        <w:gridCol w:w="993"/>
        <w:gridCol w:w="2268"/>
        <w:gridCol w:w="1275"/>
        <w:gridCol w:w="1276"/>
        <w:gridCol w:w="1134"/>
      </w:tblGrid>
      <w:tr w:rsidR="006A3F8C" w:rsidRPr="006A3F8C" w14:paraId="21B81F3A" w14:textId="77777777" w:rsidTr="006A3F8C">
        <w:trPr>
          <w:trHeight w:val="460"/>
        </w:trPr>
        <w:tc>
          <w:tcPr>
            <w:tcW w:w="1000" w:type="dxa"/>
            <w:tcBorders>
              <w:top w:val="single" w:sz="4" w:space="0" w:color="000000"/>
              <w:left w:val="single" w:sz="4" w:space="0" w:color="000000"/>
              <w:bottom w:val="single" w:sz="4" w:space="0" w:color="000000"/>
              <w:right w:val="single" w:sz="4" w:space="0" w:color="000000"/>
            </w:tcBorders>
            <w:hideMark/>
          </w:tcPr>
          <w:p w14:paraId="31A300B6" w14:textId="77777777" w:rsidR="006A3F8C" w:rsidRPr="006A3F8C" w:rsidRDefault="006A3F8C">
            <w:pPr>
              <w:pStyle w:val="TableParagraph"/>
              <w:rPr>
                <w:rFonts w:ascii="Arial" w:hAnsi="Arial" w:cs="Arial"/>
                <w:b/>
              </w:rPr>
            </w:pPr>
            <w:r w:rsidRPr="006A3F8C">
              <w:rPr>
                <w:rFonts w:ascii="Arial" w:hAnsi="Arial" w:cs="Arial"/>
                <w:b/>
              </w:rPr>
              <w:t>Sprint</w:t>
            </w:r>
          </w:p>
        </w:tc>
        <w:tc>
          <w:tcPr>
            <w:tcW w:w="1268" w:type="dxa"/>
            <w:tcBorders>
              <w:top w:val="single" w:sz="4" w:space="0" w:color="000000"/>
              <w:left w:val="single" w:sz="4" w:space="0" w:color="000000"/>
              <w:bottom w:val="single" w:sz="4" w:space="0" w:color="000000"/>
              <w:right w:val="single" w:sz="4" w:space="0" w:color="000000"/>
            </w:tcBorders>
            <w:hideMark/>
          </w:tcPr>
          <w:p w14:paraId="555F1444" w14:textId="2EFFE87F" w:rsidR="006A3F8C" w:rsidRPr="006A3F8C" w:rsidRDefault="006A3F8C">
            <w:pPr>
              <w:pStyle w:val="TableParagraph"/>
              <w:spacing w:line="229" w:lineRule="exact"/>
              <w:ind w:left="110"/>
              <w:rPr>
                <w:rFonts w:ascii="Arial" w:hAnsi="Arial" w:cs="Arial"/>
                <w:b/>
              </w:rPr>
            </w:pPr>
            <w:r w:rsidRPr="006A3F8C">
              <w:rPr>
                <w:rFonts w:ascii="Arial" w:hAnsi="Arial" w:cs="Arial"/>
                <w:b/>
              </w:rPr>
              <w:t>Functional Requirement (Epic)</w:t>
            </w:r>
          </w:p>
        </w:tc>
        <w:tc>
          <w:tcPr>
            <w:tcW w:w="993" w:type="dxa"/>
            <w:tcBorders>
              <w:top w:val="single" w:sz="4" w:space="0" w:color="000000"/>
              <w:left w:val="single" w:sz="4" w:space="0" w:color="000000"/>
              <w:bottom w:val="single" w:sz="4" w:space="0" w:color="000000"/>
              <w:right w:val="single" w:sz="4" w:space="0" w:color="000000"/>
            </w:tcBorders>
            <w:hideMark/>
          </w:tcPr>
          <w:p w14:paraId="3B995FDA" w14:textId="77777777" w:rsidR="006A3F8C" w:rsidRPr="006A3F8C" w:rsidRDefault="006A3F8C">
            <w:pPr>
              <w:pStyle w:val="TableParagraph"/>
              <w:spacing w:line="229" w:lineRule="exact"/>
              <w:ind w:left="115"/>
              <w:rPr>
                <w:rFonts w:ascii="Arial" w:hAnsi="Arial" w:cs="Arial"/>
                <w:b/>
              </w:rPr>
            </w:pPr>
            <w:r w:rsidRPr="006A3F8C">
              <w:rPr>
                <w:rFonts w:ascii="Arial" w:hAnsi="Arial" w:cs="Arial"/>
                <w:b/>
              </w:rPr>
              <w:t>User Story Number</w:t>
            </w:r>
          </w:p>
        </w:tc>
        <w:tc>
          <w:tcPr>
            <w:tcW w:w="2268" w:type="dxa"/>
            <w:tcBorders>
              <w:top w:val="single" w:sz="4" w:space="0" w:color="000000"/>
              <w:left w:val="single" w:sz="4" w:space="0" w:color="000000"/>
              <w:bottom w:val="single" w:sz="4" w:space="0" w:color="000000"/>
              <w:right w:val="single" w:sz="4" w:space="0" w:color="000000"/>
            </w:tcBorders>
            <w:hideMark/>
          </w:tcPr>
          <w:p w14:paraId="05FEFE4C" w14:textId="77777777" w:rsidR="006A3F8C" w:rsidRPr="006A3F8C" w:rsidRDefault="006A3F8C">
            <w:pPr>
              <w:pStyle w:val="TableParagraph"/>
              <w:ind w:left="113"/>
              <w:rPr>
                <w:rFonts w:ascii="Arial" w:hAnsi="Arial" w:cs="Arial"/>
                <w:b/>
              </w:rPr>
            </w:pPr>
            <w:r w:rsidRPr="006A3F8C">
              <w:rPr>
                <w:rFonts w:ascii="Arial" w:hAnsi="Arial" w:cs="Arial"/>
                <w:b/>
              </w:rPr>
              <w:t>User Story/Task</w:t>
            </w:r>
          </w:p>
        </w:tc>
        <w:tc>
          <w:tcPr>
            <w:tcW w:w="1275" w:type="dxa"/>
            <w:tcBorders>
              <w:top w:val="single" w:sz="4" w:space="0" w:color="000000"/>
              <w:left w:val="single" w:sz="4" w:space="0" w:color="000000"/>
              <w:bottom w:val="single" w:sz="4" w:space="0" w:color="000000"/>
              <w:right w:val="single" w:sz="4" w:space="0" w:color="000000"/>
            </w:tcBorders>
            <w:hideMark/>
          </w:tcPr>
          <w:p w14:paraId="226E63C2" w14:textId="77777777" w:rsidR="006A3F8C" w:rsidRPr="006A3F8C" w:rsidRDefault="006A3F8C">
            <w:pPr>
              <w:pStyle w:val="TableParagraph"/>
              <w:ind w:left="272" w:right="260"/>
              <w:jc w:val="center"/>
              <w:rPr>
                <w:rFonts w:ascii="Arial" w:hAnsi="Arial" w:cs="Arial"/>
                <w:b/>
              </w:rPr>
            </w:pPr>
            <w:r w:rsidRPr="006A3F8C">
              <w:rPr>
                <w:rFonts w:ascii="Arial" w:hAnsi="Arial" w:cs="Arial"/>
                <w:b/>
              </w:rPr>
              <w:t>Story Points</w:t>
            </w:r>
          </w:p>
        </w:tc>
        <w:tc>
          <w:tcPr>
            <w:tcW w:w="1276" w:type="dxa"/>
            <w:tcBorders>
              <w:top w:val="single" w:sz="4" w:space="0" w:color="000000"/>
              <w:left w:val="single" w:sz="4" w:space="0" w:color="000000"/>
              <w:bottom w:val="single" w:sz="4" w:space="0" w:color="000000"/>
              <w:right w:val="single" w:sz="4" w:space="0" w:color="000000"/>
            </w:tcBorders>
            <w:hideMark/>
          </w:tcPr>
          <w:p w14:paraId="7FF5BB27" w14:textId="77777777" w:rsidR="006A3F8C" w:rsidRPr="006A3F8C" w:rsidRDefault="006A3F8C">
            <w:pPr>
              <w:pStyle w:val="TableParagraph"/>
              <w:ind w:left="107"/>
              <w:rPr>
                <w:rFonts w:ascii="Arial" w:hAnsi="Arial" w:cs="Arial"/>
                <w:b/>
              </w:rPr>
            </w:pPr>
            <w:r w:rsidRPr="006A3F8C">
              <w:rPr>
                <w:rFonts w:ascii="Arial" w:hAnsi="Arial" w:cs="Arial"/>
                <w:b/>
              </w:rPr>
              <w:t>Priority</w:t>
            </w:r>
          </w:p>
        </w:tc>
        <w:tc>
          <w:tcPr>
            <w:tcW w:w="1134" w:type="dxa"/>
            <w:tcBorders>
              <w:top w:val="single" w:sz="4" w:space="0" w:color="000000"/>
              <w:left w:val="single" w:sz="4" w:space="0" w:color="000000"/>
              <w:bottom w:val="single" w:sz="4" w:space="0" w:color="000000"/>
              <w:right w:val="single" w:sz="4" w:space="0" w:color="000000"/>
            </w:tcBorders>
            <w:hideMark/>
          </w:tcPr>
          <w:p w14:paraId="1119B16B" w14:textId="77777777" w:rsidR="006A3F8C" w:rsidRPr="006A3F8C" w:rsidRDefault="006A3F8C">
            <w:pPr>
              <w:pStyle w:val="TableParagraph"/>
              <w:rPr>
                <w:rFonts w:ascii="Arial" w:hAnsi="Arial" w:cs="Arial"/>
                <w:b/>
              </w:rPr>
            </w:pPr>
            <w:r w:rsidRPr="006A3F8C">
              <w:rPr>
                <w:rFonts w:ascii="Arial" w:hAnsi="Arial" w:cs="Arial"/>
                <w:b/>
              </w:rPr>
              <w:t>Team Members</w:t>
            </w:r>
          </w:p>
        </w:tc>
      </w:tr>
      <w:tr w:rsidR="006A3F8C" w:rsidRPr="006A3F8C" w14:paraId="181FAE26" w14:textId="77777777" w:rsidTr="006A3F8C">
        <w:trPr>
          <w:trHeight w:val="393"/>
        </w:trPr>
        <w:tc>
          <w:tcPr>
            <w:tcW w:w="1000" w:type="dxa"/>
            <w:tcBorders>
              <w:top w:val="single" w:sz="4" w:space="0" w:color="000000"/>
              <w:left w:val="single" w:sz="4" w:space="0" w:color="000000"/>
              <w:bottom w:val="single" w:sz="4" w:space="0" w:color="000000"/>
              <w:right w:val="single" w:sz="4" w:space="0" w:color="000000"/>
            </w:tcBorders>
            <w:hideMark/>
          </w:tcPr>
          <w:p w14:paraId="2F92C73E" w14:textId="77777777" w:rsidR="006A3F8C" w:rsidRPr="006A3F8C" w:rsidRDefault="006A3F8C">
            <w:pPr>
              <w:pStyle w:val="TableParagraph"/>
              <w:rPr>
                <w:rFonts w:ascii="Arial" w:hAnsi="Arial" w:cs="Arial"/>
              </w:rPr>
            </w:pPr>
            <w:r w:rsidRPr="006A3F8C">
              <w:rPr>
                <w:rFonts w:ascii="Arial" w:hAnsi="Arial" w:cs="Arial"/>
              </w:rPr>
              <w:t>Sprint-1</w:t>
            </w:r>
          </w:p>
        </w:tc>
        <w:tc>
          <w:tcPr>
            <w:tcW w:w="1268" w:type="dxa"/>
            <w:tcBorders>
              <w:top w:val="single" w:sz="4" w:space="0" w:color="000000"/>
              <w:left w:val="single" w:sz="4" w:space="0" w:color="000000"/>
              <w:bottom w:val="single" w:sz="4" w:space="0" w:color="000000"/>
              <w:right w:val="single" w:sz="4" w:space="0" w:color="000000"/>
            </w:tcBorders>
            <w:hideMark/>
          </w:tcPr>
          <w:p w14:paraId="2CF260D4" w14:textId="77777777" w:rsidR="006A3F8C" w:rsidRPr="006A3F8C" w:rsidRDefault="006A3F8C">
            <w:pPr>
              <w:pStyle w:val="TableParagraph"/>
              <w:ind w:left="110"/>
              <w:rPr>
                <w:rFonts w:ascii="Arial" w:hAnsi="Arial" w:cs="Arial"/>
              </w:rPr>
            </w:pPr>
            <w:r w:rsidRPr="006A3F8C">
              <w:rPr>
                <w:rFonts w:ascii="Arial" w:hAnsi="Arial" w:cs="Arial"/>
              </w:rPr>
              <w:t>Data Collection</w:t>
            </w:r>
          </w:p>
        </w:tc>
        <w:tc>
          <w:tcPr>
            <w:tcW w:w="993" w:type="dxa"/>
            <w:tcBorders>
              <w:top w:val="single" w:sz="4" w:space="0" w:color="000000"/>
              <w:left w:val="single" w:sz="4" w:space="0" w:color="000000"/>
              <w:bottom w:val="single" w:sz="4" w:space="0" w:color="000000"/>
              <w:right w:val="single" w:sz="4" w:space="0" w:color="000000"/>
            </w:tcBorders>
            <w:hideMark/>
          </w:tcPr>
          <w:p w14:paraId="69796D8B" w14:textId="77777777" w:rsidR="006A3F8C" w:rsidRPr="006A3F8C" w:rsidRDefault="006A3F8C">
            <w:pPr>
              <w:pStyle w:val="TableParagraph"/>
              <w:ind w:left="115"/>
              <w:rPr>
                <w:rFonts w:ascii="Arial" w:hAnsi="Arial" w:cs="Arial"/>
              </w:rPr>
            </w:pPr>
            <w:r w:rsidRPr="006A3F8C">
              <w:rPr>
                <w:rFonts w:ascii="Arial" w:hAnsi="Arial" w:cs="Arial"/>
              </w:rPr>
              <w:t>USN-1</w:t>
            </w:r>
          </w:p>
        </w:tc>
        <w:tc>
          <w:tcPr>
            <w:tcW w:w="2268" w:type="dxa"/>
            <w:tcBorders>
              <w:top w:val="single" w:sz="4" w:space="0" w:color="000000"/>
              <w:left w:val="single" w:sz="4" w:space="0" w:color="000000"/>
              <w:bottom w:val="single" w:sz="4" w:space="0" w:color="000000"/>
              <w:right w:val="single" w:sz="4" w:space="0" w:color="000000"/>
            </w:tcBorders>
            <w:hideMark/>
          </w:tcPr>
          <w:p w14:paraId="726C671A" w14:textId="77777777" w:rsidR="006A3F8C" w:rsidRPr="006A3F8C" w:rsidRDefault="006A3F8C">
            <w:pPr>
              <w:pStyle w:val="TableParagraph"/>
              <w:ind w:left="113"/>
              <w:rPr>
                <w:rFonts w:ascii="Arial" w:hAnsi="Arial" w:cs="Arial"/>
              </w:rPr>
            </w:pPr>
            <w:r w:rsidRPr="006A3F8C">
              <w:rPr>
                <w:rFonts w:ascii="Arial" w:hAnsi="Arial" w:cs="Arial"/>
              </w:rPr>
              <w:t>Download Crude Oil Price Dataset</w:t>
            </w:r>
          </w:p>
        </w:tc>
        <w:tc>
          <w:tcPr>
            <w:tcW w:w="1275" w:type="dxa"/>
            <w:tcBorders>
              <w:top w:val="single" w:sz="4" w:space="0" w:color="000000"/>
              <w:left w:val="single" w:sz="4" w:space="0" w:color="000000"/>
              <w:bottom w:val="single" w:sz="4" w:space="0" w:color="000000"/>
              <w:right w:val="single" w:sz="4" w:space="0" w:color="000000"/>
            </w:tcBorders>
            <w:hideMark/>
          </w:tcPr>
          <w:p w14:paraId="43BC4914" w14:textId="77777777" w:rsidR="006A3F8C" w:rsidRPr="006A3F8C" w:rsidRDefault="006A3F8C">
            <w:pPr>
              <w:pStyle w:val="TableParagraph"/>
              <w:ind w:left="9"/>
              <w:jc w:val="center"/>
              <w:rPr>
                <w:rFonts w:ascii="Arial" w:hAnsi="Arial" w:cs="Arial"/>
              </w:rPr>
            </w:pPr>
            <w:r w:rsidRPr="006A3F8C">
              <w:rPr>
                <w:rFonts w:ascii="Arial" w:hAnsi="Arial" w:cs="Arial"/>
              </w:rPr>
              <w:t>2</w:t>
            </w:r>
          </w:p>
        </w:tc>
        <w:tc>
          <w:tcPr>
            <w:tcW w:w="1276" w:type="dxa"/>
            <w:tcBorders>
              <w:top w:val="single" w:sz="4" w:space="0" w:color="000000"/>
              <w:left w:val="single" w:sz="4" w:space="0" w:color="000000"/>
              <w:bottom w:val="single" w:sz="4" w:space="0" w:color="000000"/>
              <w:right w:val="single" w:sz="4" w:space="0" w:color="000000"/>
            </w:tcBorders>
            <w:hideMark/>
          </w:tcPr>
          <w:p w14:paraId="294C6F31" w14:textId="77777777" w:rsidR="006A3F8C" w:rsidRPr="006A3F8C" w:rsidRDefault="006A3F8C">
            <w:pPr>
              <w:pStyle w:val="TableParagraph"/>
              <w:ind w:left="107"/>
              <w:rPr>
                <w:rFonts w:ascii="Arial" w:hAnsi="Arial" w:cs="Arial"/>
              </w:rPr>
            </w:pPr>
            <w:r w:rsidRPr="006A3F8C">
              <w:rPr>
                <w:rFonts w:ascii="Arial" w:hAnsi="Arial" w:cs="Arial"/>
              </w:rPr>
              <w:t>Medium</w:t>
            </w:r>
          </w:p>
        </w:tc>
        <w:tc>
          <w:tcPr>
            <w:tcW w:w="1134" w:type="dxa"/>
            <w:tcBorders>
              <w:top w:val="single" w:sz="4" w:space="0" w:color="000000"/>
              <w:left w:val="single" w:sz="4" w:space="0" w:color="000000"/>
              <w:bottom w:val="single" w:sz="4" w:space="0" w:color="000000"/>
              <w:right w:val="single" w:sz="4" w:space="0" w:color="000000"/>
            </w:tcBorders>
            <w:hideMark/>
          </w:tcPr>
          <w:p w14:paraId="745265FE" w14:textId="77777777" w:rsidR="006A3F8C" w:rsidRPr="006A3F8C" w:rsidRDefault="006A3F8C">
            <w:pPr>
              <w:pStyle w:val="TableParagraph"/>
              <w:rPr>
                <w:rFonts w:ascii="Arial" w:hAnsi="Arial" w:cs="Arial"/>
              </w:rPr>
            </w:pPr>
            <w:r w:rsidRPr="006A3F8C">
              <w:rPr>
                <w:rFonts w:ascii="Arial" w:hAnsi="Arial" w:cs="Arial"/>
              </w:rPr>
              <w:t xml:space="preserve">All </w:t>
            </w:r>
          </w:p>
        </w:tc>
      </w:tr>
      <w:tr w:rsidR="006A3F8C" w:rsidRPr="006A3F8C" w14:paraId="2C1C773C" w14:textId="77777777" w:rsidTr="006A3F8C">
        <w:trPr>
          <w:trHeight w:val="455"/>
        </w:trPr>
        <w:tc>
          <w:tcPr>
            <w:tcW w:w="1000" w:type="dxa"/>
            <w:tcBorders>
              <w:top w:val="single" w:sz="4" w:space="0" w:color="000000"/>
              <w:left w:val="single" w:sz="4" w:space="0" w:color="000000"/>
              <w:bottom w:val="single" w:sz="4" w:space="0" w:color="000000"/>
              <w:right w:val="single" w:sz="4" w:space="0" w:color="000000"/>
            </w:tcBorders>
            <w:hideMark/>
          </w:tcPr>
          <w:p w14:paraId="12689870" w14:textId="77777777" w:rsidR="006A3F8C" w:rsidRPr="006A3F8C" w:rsidRDefault="006A3F8C">
            <w:pPr>
              <w:pStyle w:val="TableParagraph"/>
              <w:rPr>
                <w:rFonts w:ascii="Arial" w:hAnsi="Arial" w:cs="Arial"/>
              </w:rPr>
            </w:pPr>
            <w:r w:rsidRPr="006A3F8C">
              <w:rPr>
                <w:rFonts w:ascii="Arial" w:hAnsi="Arial" w:cs="Arial"/>
              </w:rPr>
              <w:t>Sprint-1</w:t>
            </w:r>
          </w:p>
        </w:tc>
        <w:tc>
          <w:tcPr>
            <w:tcW w:w="1268" w:type="dxa"/>
            <w:tcBorders>
              <w:top w:val="single" w:sz="4" w:space="0" w:color="000000"/>
              <w:left w:val="single" w:sz="4" w:space="0" w:color="000000"/>
              <w:bottom w:val="single" w:sz="4" w:space="0" w:color="000000"/>
              <w:right w:val="single" w:sz="4" w:space="0" w:color="000000"/>
            </w:tcBorders>
            <w:hideMark/>
          </w:tcPr>
          <w:p w14:paraId="51ACAFBE" w14:textId="77777777" w:rsidR="006A3F8C" w:rsidRPr="006A3F8C" w:rsidRDefault="006A3F8C">
            <w:pPr>
              <w:pStyle w:val="TableParagraph"/>
              <w:ind w:left="110"/>
              <w:rPr>
                <w:rFonts w:ascii="Arial" w:hAnsi="Arial" w:cs="Arial"/>
              </w:rPr>
            </w:pPr>
            <w:r w:rsidRPr="006A3F8C">
              <w:rPr>
                <w:rFonts w:ascii="Arial" w:hAnsi="Arial" w:cs="Arial"/>
              </w:rPr>
              <w:t>Data Preprocessing</w:t>
            </w:r>
          </w:p>
        </w:tc>
        <w:tc>
          <w:tcPr>
            <w:tcW w:w="993" w:type="dxa"/>
            <w:tcBorders>
              <w:top w:val="single" w:sz="4" w:space="0" w:color="000000"/>
              <w:left w:val="single" w:sz="4" w:space="0" w:color="000000"/>
              <w:bottom w:val="single" w:sz="4" w:space="0" w:color="000000"/>
              <w:right w:val="single" w:sz="4" w:space="0" w:color="000000"/>
            </w:tcBorders>
            <w:hideMark/>
          </w:tcPr>
          <w:p w14:paraId="68DEE88F" w14:textId="77777777" w:rsidR="006A3F8C" w:rsidRPr="006A3F8C" w:rsidRDefault="006A3F8C">
            <w:pPr>
              <w:pStyle w:val="TableParagraph"/>
              <w:ind w:left="115"/>
              <w:rPr>
                <w:rFonts w:ascii="Arial" w:hAnsi="Arial" w:cs="Arial"/>
              </w:rPr>
            </w:pPr>
            <w:r w:rsidRPr="006A3F8C">
              <w:rPr>
                <w:rFonts w:ascii="Arial" w:hAnsi="Arial" w:cs="Arial"/>
              </w:rPr>
              <w:t>USN-2</w:t>
            </w:r>
          </w:p>
        </w:tc>
        <w:tc>
          <w:tcPr>
            <w:tcW w:w="2268" w:type="dxa"/>
            <w:tcBorders>
              <w:top w:val="single" w:sz="4" w:space="0" w:color="000000"/>
              <w:left w:val="single" w:sz="4" w:space="0" w:color="000000"/>
              <w:bottom w:val="single" w:sz="4" w:space="0" w:color="000000"/>
              <w:right w:val="single" w:sz="4" w:space="0" w:color="000000"/>
            </w:tcBorders>
            <w:hideMark/>
          </w:tcPr>
          <w:p w14:paraId="4A8C9C4D" w14:textId="77777777" w:rsidR="006A3F8C" w:rsidRPr="006A3F8C" w:rsidRDefault="006A3F8C">
            <w:pPr>
              <w:pStyle w:val="TableParagraph"/>
              <w:ind w:left="113"/>
              <w:rPr>
                <w:rFonts w:ascii="Arial" w:hAnsi="Arial" w:cs="Arial"/>
              </w:rPr>
            </w:pPr>
            <w:r w:rsidRPr="006A3F8C">
              <w:rPr>
                <w:rFonts w:ascii="Arial" w:hAnsi="Arial" w:cs="Arial"/>
              </w:rPr>
              <w:t>Importing The Dataset into Workspace</w:t>
            </w:r>
          </w:p>
        </w:tc>
        <w:tc>
          <w:tcPr>
            <w:tcW w:w="1275" w:type="dxa"/>
            <w:tcBorders>
              <w:top w:val="single" w:sz="4" w:space="0" w:color="000000"/>
              <w:left w:val="single" w:sz="4" w:space="0" w:color="000000"/>
              <w:bottom w:val="single" w:sz="4" w:space="0" w:color="000000"/>
              <w:right w:val="single" w:sz="4" w:space="0" w:color="000000"/>
            </w:tcBorders>
            <w:hideMark/>
          </w:tcPr>
          <w:p w14:paraId="0F551476" w14:textId="77777777" w:rsidR="006A3F8C" w:rsidRPr="006A3F8C" w:rsidRDefault="006A3F8C">
            <w:pPr>
              <w:pStyle w:val="TableParagraph"/>
              <w:ind w:left="9"/>
              <w:jc w:val="center"/>
              <w:rPr>
                <w:rFonts w:ascii="Arial" w:hAnsi="Arial" w:cs="Arial"/>
              </w:rPr>
            </w:pPr>
            <w:r w:rsidRPr="006A3F8C">
              <w:rPr>
                <w:rFonts w:ascii="Arial" w:hAnsi="Arial" w:cs="Arial"/>
              </w:rPr>
              <w:t>1</w:t>
            </w:r>
          </w:p>
        </w:tc>
        <w:tc>
          <w:tcPr>
            <w:tcW w:w="1276" w:type="dxa"/>
            <w:tcBorders>
              <w:top w:val="single" w:sz="4" w:space="0" w:color="000000"/>
              <w:left w:val="single" w:sz="4" w:space="0" w:color="000000"/>
              <w:bottom w:val="single" w:sz="4" w:space="0" w:color="000000"/>
              <w:right w:val="single" w:sz="4" w:space="0" w:color="000000"/>
            </w:tcBorders>
            <w:hideMark/>
          </w:tcPr>
          <w:p w14:paraId="4DFEA837" w14:textId="77777777" w:rsidR="006A3F8C" w:rsidRPr="006A3F8C" w:rsidRDefault="006A3F8C">
            <w:pPr>
              <w:pStyle w:val="TableParagraph"/>
              <w:ind w:left="107"/>
              <w:rPr>
                <w:rFonts w:ascii="Arial" w:hAnsi="Arial" w:cs="Arial"/>
              </w:rPr>
            </w:pPr>
            <w:r w:rsidRPr="006A3F8C">
              <w:rPr>
                <w:rFonts w:ascii="Arial" w:hAnsi="Arial" w:cs="Arial"/>
              </w:rPr>
              <w:t>Low</w:t>
            </w:r>
          </w:p>
        </w:tc>
        <w:tc>
          <w:tcPr>
            <w:tcW w:w="1134" w:type="dxa"/>
            <w:tcBorders>
              <w:top w:val="single" w:sz="4" w:space="0" w:color="000000"/>
              <w:left w:val="single" w:sz="4" w:space="0" w:color="000000"/>
              <w:bottom w:val="single" w:sz="4" w:space="0" w:color="000000"/>
              <w:right w:val="single" w:sz="4" w:space="0" w:color="000000"/>
            </w:tcBorders>
            <w:hideMark/>
          </w:tcPr>
          <w:p w14:paraId="3D882C68" w14:textId="77777777" w:rsidR="006A3F8C" w:rsidRPr="006A3F8C" w:rsidRDefault="006A3F8C">
            <w:pPr>
              <w:pStyle w:val="TableParagraph"/>
              <w:spacing w:line="234" w:lineRule="exact"/>
              <w:rPr>
                <w:rFonts w:ascii="Arial" w:hAnsi="Arial" w:cs="Arial"/>
              </w:rPr>
            </w:pPr>
            <w:r w:rsidRPr="006A3F8C">
              <w:rPr>
                <w:rFonts w:ascii="Arial" w:hAnsi="Arial" w:cs="Arial"/>
              </w:rPr>
              <w:t>All</w:t>
            </w:r>
          </w:p>
        </w:tc>
      </w:tr>
      <w:tr w:rsidR="006A3F8C" w:rsidRPr="006A3F8C" w14:paraId="123EBE16" w14:textId="77777777" w:rsidTr="006A3F8C">
        <w:trPr>
          <w:trHeight w:val="393"/>
        </w:trPr>
        <w:tc>
          <w:tcPr>
            <w:tcW w:w="1000" w:type="dxa"/>
            <w:tcBorders>
              <w:top w:val="single" w:sz="4" w:space="0" w:color="000000"/>
              <w:left w:val="single" w:sz="4" w:space="0" w:color="000000"/>
              <w:bottom w:val="single" w:sz="4" w:space="0" w:color="000000"/>
              <w:right w:val="single" w:sz="4" w:space="0" w:color="000000"/>
            </w:tcBorders>
            <w:hideMark/>
          </w:tcPr>
          <w:p w14:paraId="5B171063" w14:textId="77777777" w:rsidR="006A3F8C" w:rsidRPr="006A3F8C" w:rsidRDefault="006A3F8C">
            <w:pPr>
              <w:pStyle w:val="TableParagraph"/>
              <w:spacing w:before="1"/>
              <w:rPr>
                <w:rFonts w:ascii="Arial" w:hAnsi="Arial" w:cs="Arial"/>
              </w:rPr>
            </w:pPr>
            <w:r w:rsidRPr="006A3F8C">
              <w:rPr>
                <w:rFonts w:ascii="Arial" w:hAnsi="Arial" w:cs="Arial"/>
              </w:rPr>
              <w:t>Sprint-1</w:t>
            </w:r>
          </w:p>
        </w:tc>
        <w:tc>
          <w:tcPr>
            <w:tcW w:w="1268" w:type="dxa"/>
            <w:tcBorders>
              <w:top w:val="single" w:sz="4" w:space="0" w:color="000000"/>
              <w:left w:val="single" w:sz="4" w:space="0" w:color="000000"/>
              <w:bottom w:val="single" w:sz="4" w:space="0" w:color="000000"/>
              <w:right w:val="single" w:sz="4" w:space="0" w:color="000000"/>
            </w:tcBorders>
          </w:tcPr>
          <w:p w14:paraId="1EDC8CC5" w14:textId="77777777" w:rsidR="006A3F8C" w:rsidRPr="006A3F8C" w:rsidRDefault="006A3F8C">
            <w:pPr>
              <w:pStyle w:val="TableParagraph"/>
              <w:ind w:left="0"/>
              <w:rPr>
                <w:rFonts w:ascii="Arial" w:eastAsia="Calibri" w:hAnsi="Arial" w:cs="Arial"/>
              </w:rPr>
            </w:pPr>
          </w:p>
        </w:tc>
        <w:tc>
          <w:tcPr>
            <w:tcW w:w="993" w:type="dxa"/>
            <w:tcBorders>
              <w:top w:val="single" w:sz="4" w:space="0" w:color="000000"/>
              <w:left w:val="single" w:sz="4" w:space="0" w:color="000000"/>
              <w:bottom w:val="single" w:sz="4" w:space="0" w:color="000000"/>
              <w:right w:val="single" w:sz="4" w:space="0" w:color="000000"/>
            </w:tcBorders>
            <w:hideMark/>
          </w:tcPr>
          <w:p w14:paraId="0E111D23" w14:textId="77777777" w:rsidR="006A3F8C" w:rsidRPr="006A3F8C" w:rsidRDefault="006A3F8C">
            <w:pPr>
              <w:pStyle w:val="TableParagraph"/>
              <w:spacing w:before="1"/>
              <w:ind w:left="115"/>
              <w:rPr>
                <w:rFonts w:ascii="Arial" w:hAnsi="Arial" w:cs="Arial"/>
              </w:rPr>
            </w:pPr>
            <w:r w:rsidRPr="006A3F8C">
              <w:rPr>
                <w:rFonts w:ascii="Arial" w:hAnsi="Arial" w:cs="Arial"/>
              </w:rPr>
              <w:t>USN-3</w:t>
            </w:r>
          </w:p>
        </w:tc>
        <w:tc>
          <w:tcPr>
            <w:tcW w:w="2268" w:type="dxa"/>
            <w:tcBorders>
              <w:top w:val="single" w:sz="4" w:space="0" w:color="000000"/>
              <w:left w:val="single" w:sz="4" w:space="0" w:color="000000"/>
              <w:bottom w:val="single" w:sz="4" w:space="0" w:color="000000"/>
              <w:right w:val="single" w:sz="4" w:space="0" w:color="000000"/>
            </w:tcBorders>
            <w:hideMark/>
          </w:tcPr>
          <w:p w14:paraId="41978AB3" w14:textId="77777777" w:rsidR="006A3F8C" w:rsidRPr="006A3F8C" w:rsidRDefault="006A3F8C">
            <w:pPr>
              <w:pStyle w:val="TableParagraph"/>
              <w:spacing w:before="1"/>
              <w:ind w:left="113"/>
              <w:rPr>
                <w:rFonts w:ascii="Arial" w:hAnsi="Arial" w:cs="Arial"/>
              </w:rPr>
            </w:pPr>
            <w:r w:rsidRPr="006A3F8C">
              <w:rPr>
                <w:rFonts w:ascii="Arial" w:hAnsi="Arial" w:cs="Arial"/>
              </w:rPr>
              <w:t>Handling Missing Data</w:t>
            </w:r>
          </w:p>
        </w:tc>
        <w:tc>
          <w:tcPr>
            <w:tcW w:w="1275" w:type="dxa"/>
            <w:tcBorders>
              <w:top w:val="single" w:sz="4" w:space="0" w:color="000000"/>
              <w:left w:val="single" w:sz="4" w:space="0" w:color="000000"/>
              <w:bottom w:val="single" w:sz="4" w:space="0" w:color="000000"/>
              <w:right w:val="single" w:sz="4" w:space="0" w:color="000000"/>
            </w:tcBorders>
            <w:hideMark/>
          </w:tcPr>
          <w:p w14:paraId="6DB0DDB3" w14:textId="77777777" w:rsidR="006A3F8C" w:rsidRPr="006A3F8C" w:rsidRDefault="006A3F8C">
            <w:pPr>
              <w:pStyle w:val="TableParagraph"/>
              <w:spacing w:before="1"/>
              <w:ind w:left="9"/>
              <w:jc w:val="center"/>
              <w:rPr>
                <w:rFonts w:ascii="Arial" w:hAnsi="Arial" w:cs="Arial"/>
              </w:rPr>
            </w:pPr>
            <w:r w:rsidRPr="006A3F8C">
              <w:rPr>
                <w:rFonts w:ascii="Arial" w:hAnsi="Arial" w:cs="Arial"/>
              </w:rPr>
              <w:t>3</w:t>
            </w:r>
          </w:p>
        </w:tc>
        <w:tc>
          <w:tcPr>
            <w:tcW w:w="1276" w:type="dxa"/>
            <w:tcBorders>
              <w:top w:val="single" w:sz="4" w:space="0" w:color="000000"/>
              <w:left w:val="single" w:sz="4" w:space="0" w:color="000000"/>
              <w:bottom w:val="single" w:sz="4" w:space="0" w:color="000000"/>
              <w:right w:val="single" w:sz="4" w:space="0" w:color="000000"/>
            </w:tcBorders>
            <w:hideMark/>
          </w:tcPr>
          <w:p w14:paraId="353612B7" w14:textId="77777777" w:rsidR="006A3F8C" w:rsidRPr="006A3F8C" w:rsidRDefault="006A3F8C">
            <w:pPr>
              <w:pStyle w:val="TableParagraph"/>
              <w:spacing w:before="1"/>
              <w:ind w:left="106"/>
              <w:rPr>
                <w:rFonts w:ascii="Arial" w:hAnsi="Arial" w:cs="Arial"/>
              </w:rPr>
            </w:pPr>
            <w:r w:rsidRPr="006A3F8C">
              <w:rPr>
                <w:rFonts w:ascii="Arial" w:hAnsi="Arial" w:cs="Arial"/>
              </w:rPr>
              <w:t>Medium</w:t>
            </w:r>
          </w:p>
        </w:tc>
        <w:tc>
          <w:tcPr>
            <w:tcW w:w="1134" w:type="dxa"/>
            <w:tcBorders>
              <w:top w:val="single" w:sz="4" w:space="0" w:color="000000"/>
              <w:left w:val="single" w:sz="4" w:space="0" w:color="000000"/>
              <w:bottom w:val="single" w:sz="4" w:space="0" w:color="000000"/>
              <w:right w:val="single" w:sz="4" w:space="0" w:color="000000"/>
            </w:tcBorders>
            <w:hideMark/>
          </w:tcPr>
          <w:p w14:paraId="7678C587" w14:textId="77777777" w:rsidR="006A3F8C" w:rsidRPr="006A3F8C" w:rsidRDefault="006A3F8C">
            <w:pPr>
              <w:pStyle w:val="TableParagraph"/>
              <w:spacing w:before="1"/>
              <w:ind w:left="0" w:right="27"/>
              <w:rPr>
                <w:rFonts w:ascii="Arial" w:hAnsi="Arial" w:cs="Arial"/>
              </w:rPr>
            </w:pPr>
            <w:r w:rsidRPr="006A3F8C">
              <w:rPr>
                <w:rFonts w:ascii="Arial" w:hAnsi="Arial" w:cs="Arial"/>
              </w:rPr>
              <w:t xml:space="preserve">  All</w:t>
            </w:r>
          </w:p>
        </w:tc>
      </w:tr>
      <w:tr w:rsidR="006A3F8C" w:rsidRPr="006A3F8C" w14:paraId="0E957C25" w14:textId="77777777" w:rsidTr="006A3F8C">
        <w:trPr>
          <w:trHeight w:val="460"/>
        </w:trPr>
        <w:tc>
          <w:tcPr>
            <w:tcW w:w="1000" w:type="dxa"/>
            <w:tcBorders>
              <w:top w:val="single" w:sz="4" w:space="0" w:color="000000"/>
              <w:left w:val="single" w:sz="4" w:space="0" w:color="000000"/>
              <w:bottom w:val="single" w:sz="4" w:space="0" w:color="000000"/>
              <w:right w:val="single" w:sz="4" w:space="0" w:color="000000"/>
            </w:tcBorders>
            <w:hideMark/>
          </w:tcPr>
          <w:p w14:paraId="0C0F1728" w14:textId="77777777" w:rsidR="006A3F8C" w:rsidRPr="006A3F8C" w:rsidRDefault="006A3F8C">
            <w:pPr>
              <w:pStyle w:val="TableParagraph"/>
              <w:spacing w:line="238" w:lineRule="exact"/>
              <w:rPr>
                <w:rFonts w:ascii="Arial" w:hAnsi="Arial" w:cs="Arial"/>
              </w:rPr>
            </w:pPr>
            <w:r w:rsidRPr="006A3F8C">
              <w:rPr>
                <w:rFonts w:ascii="Arial" w:hAnsi="Arial" w:cs="Arial"/>
              </w:rPr>
              <w:t>Sprint-1</w:t>
            </w:r>
          </w:p>
        </w:tc>
        <w:tc>
          <w:tcPr>
            <w:tcW w:w="1268" w:type="dxa"/>
            <w:tcBorders>
              <w:top w:val="single" w:sz="4" w:space="0" w:color="000000"/>
              <w:left w:val="single" w:sz="4" w:space="0" w:color="000000"/>
              <w:bottom w:val="single" w:sz="4" w:space="0" w:color="000000"/>
              <w:right w:val="single" w:sz="4" w:space="0" w:color="000000"/>
            </w:tcBorders>
          </w:tcPr>
          <w:p w14:paraId="39F7FFBF" w14:textId="77777777" w:rsidR="006A3F8C" w:rsidRPr="006A3F8C" w:rsidRDefault="006A3F8C">
            <w:pPr>
              <w:pStyle w:val="TableParagraph"/>
              <w:ind w:left="0"/>
              <w:rPr>
                <w:rFonts w:ascii="Arial" w:eastAsia="Calibri" w:hAnsi="Arial" w:cs="Arial"/>
              </w:rPr>
            </w:pPr>
          </w:p>
        </w:tc>
        <w:tc>
          <w:tcPr>
            <w:tcW w:w="993" w:type="dxa"/>
            <w:tcBorders>
              <w:top w:val="single" w:sz="4" w:space="0" w:color="000000"/>
              <w:left w:val="single" w:sz="4" w:space="0" w:color="000000"/>
              <w:bottom w:val="single" w:sz="4" w:space="0" w:color="000000"/>
              <w:right w:val="single" w:sz="4" w:space="0" w:color="000000"/>
            </w:tcBorders>
            <w:hideMark/>
          </w:tcPr>
          <w:p w14:paraId="7A1B0E49" w14:textId="77777777" w:rsidR="006A3F8C" w:rsidRPr="006A3F8C" w:rsidRDefault="006A3F8C">
            <w:pPr>
              <w:pStyle w:val="TableParagraph"/>
              <w:spacing w:line="238" w:lineRule="exact"/>
              <w:ind w:left="115"/>
              <w:rPr>
                <w:rFonts w:ascii="Arial" w:hAnsi="Arial" w:cs="Arial"/>
              </w:rPr>
            </w:pPr>
            <w:r w:rsidRPr="006A3F8C">
              <w:rPr>
                <w:rFonts w:ascii="Arial" w:hAnsi="Arial" w:cs="Arial"/>
              </w:rPr>
              <w:t>USN-4</w:t>
            </w:r>
          </w:p>
        </w:tc>
        <w:tc>
          <w:tcPr>
            <w:tcW w:w="2268" w:type="dxa"/>
            <w:tcBorders>
              <w:top w:val="single" w:sz="4" w:space="0" w:color="000000"/>
              <w:left w:val="single" w:sz="4" w:space="0" w:color="000000"/>
              <w:bottom w:val="single" w:sz="4" w:space="0" w:color="000000"/>
              <w:right w:val="single" w:sz="4" w:space="0" w:color="000000"/>
            </w:tcBorders>
            <w:hideMark/>
          </w:tcPr>
          <w:p w14:paraId="7B0006CB" w14:textId="77777777" w:rsidR="006A3F8C" w:rsidRPr="006A3F8C" w:rsidRDefault="006A3F8C">
            <w:pPr>
              <w:pStyle w:val="TableParagraph"/>
              <w:spacing w:line="238" w:lineRule="exact"/>
              <w:ind w:left="113"/>
              <w:rPr>
                <w:rFonts w:ascii="Arial" w:hAnsi="Arial" w:cs="Arial"/>
              </w:rPr>
            </w:pPr>
            <w:r w:rsidRPr="006A3F8C">
              <w:rPr>
                <w:rFonts w:ascii="Arial" w:hAnsi="Arial" w:cs="Arial"/>
              </w:rPr>
              <w:t>Feature Scaling</w:t>
            </w:r>
          </w:p>
        </w:tc>
        <w:tc>
          <w:tcPr>
            <w:tcW w:w="1275" w:type="dxa"/>
            <w:tcBorders>
              <w:top w:val="single" w:sz="4" w:space="0" w:color="000000"/>
              <w:left w:val="single" w:sz="4" w:space="0" w:color="000000"/>
              <w:bottom w:val="single" w:sz="4" w:space="0" w:color="000000"/>
              <w:right w:val="single" w:sz="4" w:space="0" w:color="000000"/>
            </w:tcBorders>
            <w:hideMark/>
          </w:tcPr>
          <w:p w14:paraId="4B1198C0" w14:textId="77777777" w:rsidR="006A3F8C" w:rsidRPr="006A3F8C" w:rsidRDefault="006A3F8C">
            <w:pPr>
              <w:pStyle w:val="TableParagraph"/>
              <w:spacing w:line="238" w:lineRule="exact"/>
              <w:ind w:left="9"/>
              <w:jc w:val="center"/>
              <w:rPr>
                <w:rFonts w:ascii="Arial" w:hAnsi="Arial" w:cs="Arial"/>
              </w:rPr>
            </w:pPr>
            <w:r w:rsidRPr="006A3F8C">
              <w:rPr>
                <w:rFonts w:ascii="Arial" w:hAnsi="Arial" w:cs="Arial"/>
              </w:rPr>
              <w:t>3</w:t>
            </w:r>
          </w:p>
        </w:tc>
        <w:tc>
          <w:tcPr>
            <w:tcW w:w="1276" w:type="dxa"/>
            <w:tcBorders>
              <w:top w:val="single" w:sz="4" w:space="0" w:color="000000"/>
              <w:left w:val="single" w:sz="4" w:space="0" w:color="000000"/>
              <w:bottom w:val="single" w:sz="4" w:space="0" w:color="000000"/>
              <w:right w:val="single" w:sz="4" w:space="0" w:color="000000"/>
            </w:tcBorders>
            <w:hideMark/>
          </w:tcPr>
          <w:p w14:paraId="7D1DD317" w14:textId="77777777" w:rsidR="006A3F8C" w:rsidRPr="006A3F8C" w:rsidRDefault="006A3F8C">
            <w:pPr>
              <w:pStyle w:val="TableParagraph"/>
              <w:spacing w:line="238" w:lineRule="exact"/>
              <w:ind w:left="107"/>
              <w:rPr>
                <w:rFonts w:ascii="Arial" w:hAnsi="Arial" w:cs="Arial"/>
              </w:rPr>
            </w:pPr>
            <w:r w:rsidRPr="006A3F8C">
              <w:rPr>
                <w:rFonts w:ascii="Arial" w:hAnsi="Arial" w:cs="Arial"/>
              </w:rPr>
              <w:t>Low</w:t>
            </w:r>
          </w:p>
        </w:tc>
        <w:tc>
          <w:tcPr>
            <w:tcW w:w="1134" w:type="dxa"/>
            <w:tcBorders>
              <w:top w:val="single" w:sz="4" w:space="0" w:color="000000"/>
              <w:left w:val="single" w:sz="4" w:space="0" w:color="000000"/>
              <w:bottom w:val="single" w:sz="4" w:space="0" w:color="000000"/>
              <w:right w:val="single" w:sz="4" w:space="0" w:color="000000"/>
            </w:tcBorders>
            <w:hideMark/>
          </w:tcPr>
          <w:p w14:paraId="7C381549" w14:textId="77777777" w:rsidR="006A3F8C" w:rsidRPr="006A3F8C" w:rsidRDefault="006A3F8C">
            <w:pPr>
              <w:pStyle w:val="TableParagraph"/>
              <w:spacing w:line="228" w:lineRule="exact"/>
              <w:ind w:left="4" w:right="225"/>
              <w:rPr>
                <w:rFonts w:ascii="Arial" w:hAnsi="Arial" w:cs="Arial"/>
              </w:rPr>
            </w:pPr>
            <w:r w:rsidRPr="006A3F8C">
              <w:rPr>
                <w:rFonts w:ascii="Arial" w:hAnsi="Arial" w:cs="Arial"/>
              </w:rPr>
              <w:t xml:space="preserve">  All</w:t>
            </w:r>
          </w:p>
        </w:tc>
      </w:tr>
      <w:tr w:rsidR="006A3F8C" w:rsidRPr="006A3F8C" w14:paraId="49DAD091" w14:textId="77777777" w:rsidTr="006A3F8C">
        <w:trPr>
          <w:trHeight w:val="390"/>
        </w:trPr>
        <w:tc>
          <w:tcPr>
            <w:tcW w:w="1000" w:type="dxa"/>
            <w:tcBorders>
              <w:top w:val="single" w:sz="4" w:space="0" w:color="000000"/>
              <w:left w:val="single" w:sz="4" w:space="0" w:color="000000"/>
              <w:bottom w:val="single" w:sz="4" w:space="0" w:color="000000"/>
              <w:right w:val="single" w:sz="4" w:space="0" w:color="000000"/>
            </w:tcBorders>
            <w:hideMark/>
          </w:tcPr>
          <w:p w14:paraId="17C85D34" w14:textId="77777777" w:rsidR="006A3F8C" w:rsidRPr="006A3F8C" w:rsidRDefault="006A3F8C">
            <w:pPr>
              <w:pStyle w:val="TableParagraph"/>
              <w:rPr>
                <w:rFonts w:ascii="Arial" w:hAnsi="Arial" w:cs="Arial"/>
              </w:rPr>
            </w:pPr>
            <w:r w:rsidRPr="006A3F8C">
              <w:rPr>
                <w:rFonts w:ascii="Arial" w:hAnsi="Arial" w:cs="Arial"/>
              </w:rPr>
              <w:t>Sprint-1</w:t>
            </w:r>
          </w:p>
        </w:tc>
        <w:tc>
          <w:tcPr>
            <w:tcW w:w="1268" w:type="dxa"/>
            <w:tcBorders>
              <w:top w:val="single" w:sz="4" w:space="0" w:color="000000"/>
              <w:left w:val="single" w:sz="4" w:space="0" w:color="000000"/>
              <w:bottom w:val="single" w:sz="4" w:space="0" w:color="000000"/>
              <w:right w:val="single" w:sz="4" w:space="0" w:color="000000"/>
            </w:tcBorders>
          </w:tcPr>
          <w:p w14:paraId="7CAC4B7C" w14:textId="77777777" w:rsidR="006A3F8C" w:rsidRPr="006A3F8C" w:rsidRDefault="006A3F8C">
            <w:pPr>
              <w:pStyle w:val="TableParagraph"/>
              <w:ind w:left="0"/>
              <w:rPr>
                <w:rFonts w:ascii="Arial" w:eastAsia="Calibri" w:hAnsi="Arial" w:cs="Arial"/>
              </w:rPr>
            </w:pPr>
          </w:p>
        </w:tc>
        <w:tc>
          <w:tcPr>
            <w:tcW w:w="993" w:type="dxa"/>
            <w:tcBorders>
              <w:top w:val="single" w:sz="4" w:space="0" w:color="000000"/>
              <w:left w:val="single" w:sz="4" w:space="0" w:color="000000"/>
              <w:bottom w:val="single" w:sz="4" w:space="0" w:color="000000"/>
              <w:right w:val="single" w:sz="4" w:space="0" w:color="000000"/>
            </w:tcBorders>
            <w:hideMark/>
          </w:tcPr>
          <w:p w14:paraId="78D8CBB4" w14:textId="77777777" w:rsidR="006A3F8C" w:rsidRPr="006A3F8C" w:rsidRDefault="006A3F8C">
            <w:pPr>
              <w:pStyle w:val="TableParagraph"/>
              <w:ind w:left="115"/>
              <w:rPr>
                <w:rFonts w:ascii="Arial" w:hAnsi="Arial" w:cs="Arial"/>
              </w:rPr>
            </w:pPr>
            <w:r w:rsidRPr="006A3F8C">
              <w:rPr>
                <w:rFonts w:ascii="Arial" w:hAnsi="Arial" w:cs="Arial"/>
              </w:rPr>
              <w:t>USN-5</w:t>
            </w:r>
          </w:p>
        </w:tc>
        <w:tc>
          <w:tcPr>
            <w:tcW w:w="2268" w:type="dxa"/>
            <w:tcBorders>
              <w:top w:val="single" w:sz="4" w:space="0" w:color="000000"/>
              <w:left w:val="single" w:sz="4" w:space="0" w:color="000000"/>
              <w:bottom w:val="single" w:sz="4" w:space="0" w:color="000000"/>
              <w:right w:val="single" w:sz="4" w:space="0" w:color="000000"/>
            </w:tcBorders>
            <w:hideMark/>
          </w:tcPr>
          <w:p w14:paraId="300BBBBE" w14:textId="77777777" w:rsidR="006A3F8C" w:rsidRPr="006A3F8C" w:rsidRDefault="006A3F8C">
            <w:pPr>
              <w:pStyle w:val="TableParagraph"/>
              <w:ind w:left="113"/>
              <w:rPr>
                <w:rFonts w:ascii="Arial" w:hAnsi="Arial" w:cs="Arial"/>
              </w:rPr>
            </w:pPr>
            <w:r w:rsidRPr="006A3F8C">
              <w:rPr>
                <w:rFonts w:ascii="Arial" w:hAnsi="Arial" w:cs="Arial"/>
              </w:rPr>
              <w:t>Data Visualization</w:t>
            </w:r>
          </w:p>
        </w:tc>
        <w:tc>
          <w:tcPr>
            <w:tcW w:w="1275" w:type="dxa"/>
            <w:tcBorders>
              <w:top w:val="single" w:sz="4" w:space="0" w:color="000000"/>
              <w:left w:val="single" w:sz="4" w:space="0" w:color="000000"/>
              <w:bottom w:val="single" w:sz="4" w:space="0" w:color="000000"/>
              <w:right w:val="single" w:sz="4" w:space="0" w:color="000000"/>
            </w:tcBorders>
            <w:hideMark/>
          </w:tcPr>
          <w:p w14:paraId="4D2E2B89" w14:textId="77777777" w:rsidR="006A3F8C" w:rsidRPr="006A3F8C" w:rsidRDefault="006A3F8C">
            <w:pPr>
              <w:pStyle w:val="TableParagraph"/>
              <w:ind w:left="9"/>
              <w:jc w:val="center"/>
              <w:rPr>
                <w:rFonts w:ascii="Arial" w:hAnsi="Arial" w:cs="Arial"/>
              </w:rPr>
            </w:pPr>
            <w:r w:rsidRPr="006A3F8C">
              <w:rPr>
                <w:rFonts w:ascii="Arial" w:hAnsi="Arial" w:cs="Arial"/>
              </w:rPr>
              <w:t>3</w:t>
            </w:r>
          </w:p>
        </w:tc>
        <w:tc>
          <w:tcPr>
            <w:tcW w:w="1276" w:type="dxa"/>
            <w:tcBorders>
              <w:top w:val="single" w:sz="4" w:space="0" w:color="000000"/>
              <w:left w:val="single" w:sz="4" w:space="0" w:color="000000"/>
              <w:bottom w:val="single" w:sz="4" w:space="0" w:color="000000"/>
              <w:right w:val="single" w:sz="4" w:space="0" w:color="000000"/>
            </w:tcBorders>
            <w:hideMark/>
          </w:tcPr>
          <w:p w14:paraId="7F48F37E" w14:textId="77777777" w:rsidR="006A3F8C" w:rsidRPr="006A3F8C" w:rsidRDefault="006A3F8C">
            <w:pPr>
              <w:pStyle w:val="TableParagraph"/>
              <w:ind w:left="107"/>
              <w:rPr>
                <w:rFonts w:ascii="Arial" w:hAnsi="Arial" w:cs="Arial"/>
              </w:rPr>
            </w:pPr>
            <w:r w:rsidRPr="006A3F8C">
              <w:rPr>
                <w:rFonts w:ascii="Arial" w:hAnsi="Arial" w:cs="Arial"/>
              </w:rPr>
              <w:t>Medium</w:t>
            </w:r>
          </w:p>
        </w:tc>
        <w:tc>
          <w:tcPr>
            <w:tcW w:w="1134" w:type="dxa"/>
            <w:tcBorders>
              <w:top w:val="single" w:sz="4" w:space="0" w:color="000000"/>
              <w:left w:val="single" w:sz="4" w:space="0" w:color="000000"/>
              <w:bottom w:val="single" w:sz="4" w:space="0" w:color="000000"/>
              <w:right w:val="single" w:sz="4" w:space="0" w:color="000000"/>
            </w:tcBorders>
            <w:hideMark/>
          </w:tcPr>
          <w:p w14:paraId="2CB228FA" w14:textId="77777777" w:rsidR="006A3F8C" w:rsidRPr="006A3F8C" w:rsidRDefault="006A3F8C">
            <w:pPr>
              <w:pStyle w:val="TableParagraph"/>
              <w:ind w:left="0" w:right="28"/>
              <w:rPr>
                <w:rFonts w:ascii="Arial" w:hAnsi="Arial" w:cs="Arial"/>
              </w:rPr>
            </w:pPr>
            <w:r w:rsidRPr="006A3F8C">
              <w:rPr>
                <w:rFonts w:ascii="Arial" w:hAnsi="Arial" w:cs="Arial"/>
              </w:rPr>
              <w:t xml:space="preserve">  All</w:t>
            </w:r>
          </w:p>
        </w:tc>
      </w:tr>
      <w:tr w:rsidR="006A3F8C" w:rsidRPr="006A3F8C" w14:paraId="66988053" w14:textId="77777777" w:rsidTr="006A3F8C">
        <w:trPr>
          <w:trHeight w:val="460"/>
        </w:trPr>
        <w:tc>
          <w:tcPr>
            <w:tcW w:w="1000" w:type="dxa"/>
            <w:tcBorders>
              <w:top w:val="single" w:sz="4" w:space="0" w:color="000000"/>
              <w:left w:val="single" w:sz="4" w:space="0" w:color="000000"/>
              <w:bottom w:val="single" w:sz="4" w:space="0" w:color="000000"/>
              <w:right w:val="single" w:sz="4" w:space="0" w:color="000000"/>
            </w:tcBorders>
            <w:hideMark/>
          </w:tcPr>
          <w:p w14:paraId="6A802B08" w14:textId="77777777" w:rsidR="006A3F8C" w:rsidRPr="006A3F8C" w:rsidRDefault="006A3F8C">
            <w:pPr>
              <w:pStyle w:val="TableParagraph"/>
              <w:rPr>
                <w:rFonts w:ascii="Arial" w:hAnsi="Arial" w:cs="Arial"/>
              </w:rPr>
            </w:pPr>
            <w:r w:rsidRPr="006A3F8C">
              <w:rPr>
                <w:rFonts w:ascii="Arial" w:hAnsi="Arial" w:cs="Arial"/>
              </w:rPr>
              <w:t>Sprint-1</w:t>
            </w:r>
          </w:p>
        </w:tc>
        <w:tc>
          <w:tcPr>
            <w:tcW w:w="1268" w:type="dxa"/>
            <w:tcBorders>
              <w:top w:val="single" w:sz="4" w:space="0" w:color="000000"/>
              <w:left w:val="single" w:sz="4" w:space="0" w:color="000000"/>
              <w:bottom w:val="single" w:sz="4" w:space="0" w:color="000000"/>
              <w:right w:val="single" w:sz="4" w:space="0" w:color="000000"/>
            </w:tcBorders>
          </w:tcPr>
          <w:p w14:paraId="51FFC25F" w14:textId="77777777" w:rsidR="006A3F8C" w:rsidRPr="006A3F8C" w:rsidRDefault="006A3F8C">
            <w:pPr>
              <w:pStyle w:val="TableParagraph"/>
              <w:ind w:left="0"/>
              <w:rPr>
                <w:rFonts w:ascii="Arial" w:eastAsia="Calibri" w:hAnsi="Arial" w:cs="Arial"/>
              </w:rPr>
            </w:pPr>
          </w:p>
        </w:tc>
        <w:tc>
          <w:tcPr>
            <w:tcW w:w="993" w:type="dxa"/>
            <w:tcBorders>
              <w:top w:val="single" w:sz="4" w:space="0" w:color="000000"/>
              <w:left w:val="single" w:sz="4" w:space="0" w:color="000000"/>
              <w:bottom w:val="single" w:sz="4" w:space="0" w:color="000000"/>
              <w:right w:val="single" w:sz="4" w:space="0" w:color="000000"/>
            </w:tcBorders>
            <w:hideMark/>
          </w:tcPr>
          <w:p w14:paraId="5BD0A900" w14:textId="77777777" w:rsidR="006A3F8C" w:rsidRPr="006A3F8C" w:rsidRDefault="006A3F8C">
            <w:pPr>
              <w:pStyle w:val="TableParagraph"/>
              <w:ind w:left="115"/>
              <w:rPr>
                <w:rFonts w:ascii="Arial" w:hAnsi="Arial" w:cs="Arial"/>
              </w:rPr>
            </w:pPr>
            <w:r w:rsidRPr="006A3F8C">
              <w:rPr>
                <w:rFonts w:ascii="Arial" w:hAnsi="Arial" w:cs="Arial"/>
              </w:rPr>
              <w:t>USN-6</w:t>
            </w:r>
          </w:p>
        </w:tc>
        <w:tc>
          <w:tcPr>
            <w:tcW w:w="2268" w:type="dxa"/>
            <w:tcBorders>
              <w:top w:val="single" w:sz="4" w:space="0" w:color="000000"/>
              <w:left w:val="single" w:sz="4" w:space="0" w:color="000000"/>
              <w:bottom w:val="single" w:sz="4" w:space="0" w:color="000000"/>
              <w:right w:val="single" w:sz="4" w:space="0" w:color="000000"/>
            </w:tcBorders>
            <w:hideMark/>
          </w:tcPr>
          <w:p w14:paraId="6EF053D1" w14:textId="77777777" w:rsidR="006A3F8C" w:rsidRPr="006A3F8C" w:rsidRDefault="006A3F8C">
            <w:pPr>
              <w:pStyle w:val="TableParagraph"/>
              <w:ind w:left="113"/>
              <w:rPr>
                <w:rFonts w:ascii="Arial" w:hAnsi="Arial" w:cs="Arial"/>
              </w:rPr>
            </w:pPr>
            <w:r w:rsidRPr="006A3F8C">
              <w:rPr>
                <w:rFonts w:ascii="Arial" w:hAnsi="Arial" w:cs="Arial"/>
              </w:rPr>
              <w:t>Splitting Data into Train</w:t>
            </w:r>
            <w:r w:rsidRPr="006A3F8C">
              <w:rPr>
                <w:rFonts w:ascii="Arial" w:hAnsi="Arial" w:cs="Arial"/>
                <w:spacing w:val="-1"/>
              </w:rPr>
              <w:t xml:space="preserve"> </w:t>
            </w:r>
            <w:r w:rsidRPr="006A3F8C">
              <w:rPr>
                <w:rFonts w:ascii="Arial" w:hAnsi="Arial" w:cs="Arial"/>
              </w:rPr>
              <w:t>and Test</w:t>
            </w:r>
          </w:p>
        </w:tc>
        <w:tc>
          <w:tcPr>
            <w:tcW w:w="1275" w:type="dxa"/>
            <w:tcBorders>
              <w:top w:val="single" w:sz="4" w:space="0" w:color="000000"/>
              <w:left w:val="single" w:sz="4" w:space="0" w:color="000000"/>
              <w:bottom w:val="single" w:sz="4" w:space="0" w:color="000000"/>
              <w:right w:val="single" w:sz="4" w:space="0" w:color="000000"/>
            </w:tcBorders>
            <w:hideMark/>
          </w:tcPr>
          <w:p w14:paraId="14CC6B92" w14:textId="77777777" w:rsidR="006A3F8C" w:rsidRPr="006A3F8C" w:rsidRDefault="006A3F8C">
            <w:pPr>
              <w:pStyle w:val="TableParagraph"/>
              <w:ind w:left="9"/>
              <w:jc w:val="center"/>
              <w:rPr>
                <w:rFonts w:ascii="Arial" w:hAnsi="Arial" w:cs="Arial"/>
              </w:rPr>
            </w:pPr>
            <w:r w:rsidRPr="006A3F8C">
              <w:rPr>
                <w:rFonts w:ascii="Arial" w:hAnsi="Arial" w:cs="Arial"/>
              </w:rPr>
              <w:t>4</w:t>
            </w:r>
          </w:p>
        </w:tc>
        <w:tc>
          <w:tcPr>
            <w:tcW w:w="1276" w:type="dxa"/>
            <w:tcBorders>
              <w:top w:val="single" w:sz="4" w:space="0" w:color="000000"/>
              <w:left w:val="single" w:sz="4" w:space="0" w:color="000000"/>
              <w:bottom w:val="single" w:sz="4" w:space="0" w:color="000000"/>
              <w:right w:val="single" w:sz="4" w:space="0" w:color="000000"/>
            </w:tcBorders>
            <w:hideMark/>
          </w:tcPr>
          <w:p w14:paraId="01477039" w14:textId="77777777" w:rsidR="006A3F8C" w:rsidRPr="006A3F8C" w:rsidRDefault="006A3F8C">
            <w:pPr>
              <w:pStyle w:val="TableParagraph"/>
              <w:ind w:left="107"/>
              <w:rPr>
                <w:rFonts w:ascii="Arial" w:hAnsi="Arial" w:cs="Arial"/>
              </w:rPr>
            </w:pPr>
            <w:r w:rsidRPr="006A3F8C">
              <w:rPr>
                <w:rFonts w:ascii="Arial" w:hAnsi="Arial" w:cs="Arial"/>
              </w:rPr>
              <w:t>High</w:t>
            </w:r>
          </w:p>
        </w:tc>
        <w:tc>
          <w:tcPr>
            <w:tcW w:w="1134" w:type="dxa"/>
            <w:tcBorders>
              <w:top w:val="single" w:sz="4" w:space="0" w:color="000000"/>
              <w:left w:val="single" w:sz="4" w:space="0" w:color="000000"/>
              <w:bottom w:val="single" w:sz="4" w:space="0" w:color="000000"/>
              <w:right w:val="single" w:sz="4" w:space="0" w:color="000000"/>
            </w:tcBorders>
            <w:hideMark/>
          </w:tcPr>
          <w:p w14:paraId="2CA8E651" w14:textId="77777777" w:rsidR="006A3F8C" w:rsidRPr="006A3F8C" w:rsidRDefault="006A3F8C">
            <w:pPr>
              <w:pStyle w:val="TableParagraph"/>
              <w:ind w:left="4"/>
              <w:rPr>
                <w:rFonts w:ascii="Arial" w:hAnsi="Arial" w:cs="Arial"/>
              </w:rPr>
            </w:pPr>
            <w:r w:rsidRPr="006A3F8C">
              <w:rPr>
                <w:rFonts w:ascii="Arial" w:hAnsi="Arial" w:cs="Arial"/>
              </w:rPr>
              <w:t xml:space="preserve">  All</w:t>
            </w:r>
          </w:p>
        </w:tc>
      </w:tr>
      <w:tr w:rsidR="006A3F8C" w:rsidRPr="006A3F8C" w14:paraId="6F807B53" w14:textId="77777777" w:rsidTr="006A3F8C">
        <w:trPr>
          <w:trHeight w:val="393"/>
        </w:trPr>
        <w:tc>
          <w:tcPr>
            <w:tcW w:w="1000" w:type="dxa"/>
            <w:tcBorders>
              <w:top w:val="single" w:sz="4" w:space="0" w:color="000000"/>
              <w:left w:val="single" w:sz="4" w:space="0" w:color="000000"/>
              <w:bottom w:val="single" w:sz="4" w:space="0" w:color="000000"/>
              <w:right w:val="single" w:sz="4" w:space="0" w:color="000000"/>
            </w:tcBorders>
            <w:hideMark/>
          </w:tcPr>
          <w:p w14:paraId="037FDFC3" w14:textId="77777777" w:rsidR="006A3F8C" w:rsidRPr="006A3F8C" w:rsidRDefault="006A3F8C">
            <w:pPr>
              <w:pStyle w:val="TableParagraph"/>
              <w:rPr>
                <w:rFonts w:ascii="Arial" w:hAnsi="Arial" w:cs="Arial"/>
              </w:rPr>
            </w:pPr>
            <w:r w:rsidRPr="006A3F8C">
              <w:rPr>
                <w:rFonts w:ascii="Arial" w:hAnsi="Arial" w:cs="Arial"/>
              </w:rPr>
              <w:t>Sprint-1</w:t>
            </w:r>
          </w:p>
        </w:tc>
        <w:tc>
          <w:tcPr>
            <w:tcW w:w="1268" w:type="dxa"/>
            <w:tcBorders>
              <w:top w:val="single" w:sz="4" w:space="0" w:color="000000"/>
              <w:left w:val="single" w:sz="4" w:space="0" w:color="000000"/>
              <w:bottom w:val="single" w:sz="4" w:space="0" w:color="000000"/>
              <w:right w:val="single" w:sz="4" w:space="0" w:color="000000"/>
            </w:tcBorders>
          </w:tcPr>
          <w:p w14:paraId="5BB7F156" w14:textId="77777777" w:rsidR="006A3F8C" w:rsidRPr="006A3F8C" w:rsidRDefault="006A3F8C">
            <w:pPr>
              <w:pStyle w:val="TableParagraph"/>
              <w:ind w:left="0"/>
              <w:rPr>
                <w:rFonts w:ascii="Arial" w:eastAsia="Calibri" w:hAnsi="Arial" w:cs="Arial"/>
              </w:rPr>
            </w:pPr>
          </w:p>
        </w:tc>
        <w:tc>
          <w:tcPr>
            <w:tcW w:w="993" w:type="dxa"/>
            <w:tcBorders>
              <w:top w:val="single" w:sz="4" w:space="0" w:color="000000"/>
              <w:left w:val="single" w:sz="4" w:space="0" w:color="000000"/>
              <w:bottom w:val="single" w:sz="4" w:space="0" w:color="000000"/>
              <w:right w:val="single" w:sz="4" w:space="0" w:color="000000"/>
            </w:tcBorders>
            <w:hideMark/>
          </w:tcPr>
          <w:p w14:paraId="3AB2649B" w14:textId="77777777" w:rsidR="006A3F8C" w:rsidRPr="006A3F8C" w:rsidRDefault="006A3F8C">
            <w:pPr>
              <w:pStyle w:val="TableParagraph"/>
              <w:ind w:left="115"/>
              <w:rPr>
                <w:rFonts w:ascii="Arial" w:hAnsi="Arial" w:cs="Arial"/>
              </w:rPr>
            </w:pPr>
            <w:r w:rsidRPr="006A3F8C">
              <w:rPr>
                <w:rFonts w:ascii="Arial" w:hAnsi="Arial" w:cs="Arial"/>
              </w:rPr>
              <w:t>USN-7</w:t>
            </w:r>
          </w:p>
        </w:tc>
        <w:tc>
          <w:tcPr>
            <w:tcW w:w="2268" w:type="dxa"/>
            <w:tcBorders>
              <w:top w:val="single" w:sz="4" w:space="0" w:color="000000"/>
              <w:left w:val="single" w:sz="4" w:space="0" w:color="000000"/>
              <w:bottom w:val="single" w:sz="4" w:space="0" w:color="000000"/>
              <w:right w:val="single" w:sz="4" w:space="0" w:color="000000"/>
            </w:tcBorders>
            <w:hideMark/>
          </w:tcPr>
          <w:p w14:paraId="68CA6B84" w14:textId="77777777" w:rsidR="006A3F8C" w:rsidRPr="006A3F8C" w:rsidRDefault="006A3F8C">
            <w:pPr>
              <w:pStyle w:val="TableParagraph"/>
              <w:ind w:left="113"/>
              <w:rPr>
                <w:rFonts w:ascii="Arial" w:hAnsi="Arial" w:cs="Arial"/>
              </w:rPr>
            </w:pPr>
            <w:r w:rsidRPr="006A3F8C">
              <w:rPr>
                <w:rFonts w:ascii="Arial" w:hAnsi="Arial" w:cs="Arial"/>
              </w:rPr>
              <w:t>Creating A Dataset with</w:t>
            </w:r>
            <w:r w:rsidRPr="006A3F8C">
              <w:rPr>
                <w:rFonts w:ascii="Arial" w:hAnsi="Arial" w:cs="Arial"/>
                <w:spacing w:val="-2"/>
              </w:rPr>
              <w:t xml:space="preserve"> </w:t>
            </w:r>
            <w:r w:rsidRPr="006A3F8C">
              <w:rPr>
                <w:rFonts w:ascii="Arial" w:hAnsi="Arial" w:cs="Arial"/>
              </w:rPr>
              <w:t>Sliding Windows</w:t>
            </w:r>
          </w:p>
        </w:tc>
        <w:tc>
          <w:tcPr>
            <w:tcW w:w="1275" w:type="dxa"/>
            <w:tcBorders>
              <w:top w:val="single" w:sz="4" w:space="0" w:color="000000"/>
              <w:left w:val="single" w:sz="4" w:space="0" w:color="000000"/>
              <w:bottom w:val="single" w:sz="4" w:space="0" w:color="000000"/>
              <w:right w:val="single" w:sz="4" w:space="0" w:color="000000"/>
            </w:tcBorders>
            <w:hideMark/>
          </w:tcPr>
          <w:p w14:paraId="388BA5A8" w14:textId="77777777" w:rsidR="006A3F8C" w:rsidRPr="006A3F8C" w:rsidRDefault="006A3F8C">
            <w:pPr>
              <w:pStyle w:val="TableParagraph"/>
              <w:ind w:left="9"/>
              <w:jc w:val="center"/>
              <w:rPr>
                <w:rFonts w:ascii="Arial" w:hAnsi="Arial" w:cs="Arial"/>
              </w:rPr>
            </w:pPr>
            <w:r w:rsidRPr="006A3F8C">
              <w:rPr>
                <w:rFonts w:ascii="Arial" w:hAnsi="Arial" w:cs="Arial"/>
              </w:rPr>
              <w:t>4</w:t>
            </w:r>
          </w:p>
        </w:tc>
        <w:tc>
          <w:tcPr>
            <w:tcW w:w="1276" w:type="dxa"/>
            <w:tcBorders>
              <w:top w:val="single" w:sz="4" w:space="0" w:color="000000"/>
              <w:left w:val="single" w:sz="4" w:space="0" w:color="000000"/>
              <w:bottom w:val="single" w:sz="4" w:space="0" w:color="000000"/>
              <w:right w:val="single" w:sz="4" w:space="0" w:color="000000"/>
            </w:tcBorders>
            <w:hideMark/>
          </w:tcPr>
          <w:p w14:paraId="605EFDCA" w14:textId="77777777" w:rsidR="006A3F8C" w:rsidRPr="006A3F8C" w:rsidRDefault="006A3F8C">
            <w:pPr>
              <w:pStyle w:val="TableParagraph"/>
              <w:ind w:left="107"/>
              <w:rPr>
                <w:rFonts w:ascii="Arial" w:hAnsi="Arial" w:cs="Arial"/>
              </w:rPr>
            </w:pPr>
            <w:r w:rsidRPr="006A3F8C">
              <w:rPr>
                <w:rFonts w:ascii="Arial" w:hAnsi="Arial" w:cs="Arial"/>
              </w:rPr>
              <w:t>High</w:t>
            </w:r>
          </w:p>
        </w:tc>
        <w:tc>
          <w:tcPr>
            <w:tcW w:w="1134" w:type="dxa"/>
            <w:tcBorders>
              <w:top w:val="single" w:sz="4" w:space="0" w:color="000000"/>
              <w:left w:val="single" w:sz="4" w:space="0" w:color="000000"/>
              <w:bottom w:val="single" w:sz="4" w:space="0" w:color="000000"/>
              <w:right w:val="single" w:sz="4" w:space="0" w:color="000000"/>
            </w:tcBorders>
            <w:hideMark/>
          </w:tcPr>
          <w:p w14:paraId="373B0D78" w14:textId="77777777" w:rsidR="006A3F8C" w:rsidRPr="006A3F8C" w:rsidRDefault="006A3F8C">
            <w:pPr>
              <w:pStyle w:val="TableParagraph"/>
              <w:ind w:left="0" w:right="28"/>
              <w:rPr>
                <w:rFonts w:ascii="Arial" w:hAnsi="Arial" w:cs="Arial"/>
              </w:rPr>
            </w:pPr>
            <w:r w:rsidRPr="006A3F8C">
              <w:rPr>
                <w:rFonts w:ascii="Arial" w:hAnsi="Arial" w:cs="Arial"/>
              </w:rPr>
              <w:t xml:space="preserve">  All</w:t>
            </w:r>
          </w:p>
        </w:tc>
      </w:tr>
      <w:tr w:rsidR="006A3F8C" w:rsidRPr="006A3F8C" w14:paraId="3234D9F1" w14:textId="77777777" w:rsidTr="006A3F8C">
        <w:trPr>
          <w:trHeight w:val="458"/>
        </w:trPr>
        <w:tc>
          <w:tcPr>
            <w:tcW w:w="1000" w:type="dxa"/>
            <w:tcBorders>
              <w:top w:val="single" w:sz="4" w:space="0" w:color="000000"/>
              <w:left w:val="single" w:sz="4" w:space="0" w:color="000000"/>
              <w:bottom w:val="single" w:sz="4" w:space="0" w:color="000000"/>
              <w:right w:val="single" w:sz="4" w:space="0" w:color="000000"/>
            </w:tcBorders>
            <w:hideMark/>
          </w:tcPr>
          <w:p w14:paraId="2F080AFA" w14:textId="77777777" w:rsidR="006A3F8C" w:rsidRPr="006A3F8C" w:rsidRDefault="006A3F8C">
            <w:pPr>
              <w:pStyle w:val="TableParagraph"/>
              <w:rPr>
                <w:rFonts w:ascii="Arial" w:hAnsi="Arial" w:cs="Arial"/>
              </w:rPr>
            </w:pPr>
            <w:r w:rsidRPr="006A3F8C">
              <w:rPr>
                <w:rFonts w:ascii="Arial" w:hAnsi="Arial" w:cs="Arial"/>
              </w:rPr>
              <w:t>Sprint-2</w:t>
            </w:r>
          </w:p>
        </w:tc>
        <w:tc>
          <w:tcPr>
            <w:tcW w:w="1268" w:type="dxa"/>
            <w:tcBorders>
              <w:top w:val="single" w:sz="4" w:space="0" w:color="000000"/>
              <w:left w:val="single" w:sz="4" w:space="0" w:color="000000"/>
              <w:bottom w:val="single" w:sz="4" w:space="0" w:color="000000"/>
              <w:right w:val="single" w:sz="4" w:space="0" w:color="000000"/>
            </w:tcBorders>
            <w:hideMark/>
          </w:tcPr>
          <w:p w14:paraId="6299DAFB" w14:textId="77777777" w:rsidR="006A3F8C" w:rsidRPr="006A3F8C" w:rsidRDefault="006A3F8C">
            <w:pPr>
              <w:pStyle w:val="TableParagraph"/>
              <w:ind w:left="110"/>
              <w:rPr>
                <w:rFonts w:ascii="Arial" w:hAnsi="Arial" w:cs="Arial"/>
              </w:rPr>
            </w:pPr>
            <w:r w:rsidRPr="006A3F8C">
              <w:rPr>
                <w:rFonts w:ascii="Arial" w:hAnsi="Arial" w:cs="Arial"/>
              </w:rPr>
              <w:t>Model Building</w:t>
            </w:r>
          </w:p>
        </w:tc>
        <w:tc>
          <w:tcPr>
            <w:tcW w:w="993" w:type="dxa"/>
            <w:tcBorders>
              <w:top w:val="single" w:sz="4" w:space="0" w:color="000000"/>
              <w:left w:val="single" w:sz="4" w:space="0" w:color="000000"/>
              <w:bottom w:val="single" w:sz="4" w:space="0" w:color="000000"/>
              <w:right w:val="single" w:sz="4" w:space="0" w:color="000000"/>
            </w:tcBorders>
            <w:hideMark/>
          </w:tcPr>
          <w:p w14:paraId="4372B7EF" w14:textId="77777777" w:rsidR="006A3F8C" w:rsidRPr="006A3F8C" w:rsidRDefault="006A3F8C">
            <w:pPr>
              <w:pStyle w:val="TableParagraph"/>
              <w:ind w:left="115"/>
              <w:rPr>
                <w:rFonts w:ascii="Arial" w:hAnsi="Arial" w:cs="Arial"/>
              </w:rPr>
            </w:pPr>
            <w:r w:rsidRPr="006A3F8C">
              <w:rPr>
                <w:rFonts w:ascii="Arial" w:hAnsi="Arial" w:cs="Arial"/>
              </w:rPr>
              <w:t>USN-8</w:t>
            </w:r>
          </w:p>
        </w:tc>
        <w:tc>
          <w:tcPr>
            <w:tcW w:w="2268" w:type="dxa"/>
            <w:tcBorders>
              <w:top w:val="single" w:sz="4" w:space="0" w:color="000000"/>
              <w:left w:val="single" w:sz="4" w:space="0" w:color="000000"/>
              <w:bottom w:val="single" w:sz="4" w:space="0" w:color="000000"/>
              <w:right w:val="single" w:sz="4" w:space="0" w:color="000000"/>
            </w:tcBorders>
            <w:hideMark/>
          </w:tcPr>
          <w:p w14:paraId="2307231E" w14:textId="77777777" w:rsidR="006A3F8C" w:rsidRPr="006A3F8C" w:rsidRDefault="006A3F8C">
            <w:pPr>
              <w:pStyle w:val="TableParagraph"/>
              <w:ind w:left="113"/>
              <w:rPr>
                <w:rFonts w:ascii="Arial" w:hAnsi="Arial" w:cs="Arial"/>
              </w:rPr>
            </w:pPr>
            <w:r w:rsidRPr="006A3F8C">
              <w:rPr>
                <w:rFonts w:ascii="Arial" w:hAnsi="Arial" w:cs="Arial"/>
              </w:rPr>
              <w:t>Importing The Model Building Libraries</w:t>
            </w:r>
          </w:p>
        </w:tc>
        <w:tc>
          <w:tcPr>
            <w:tcW w:w="1275" w:type="dxa"/>
            <w:tcBorders>
              <w:top w:val="single" w:sz="4" w:space="0" w:color="000000"/>
              <w:left w:val="single" w:sz="4" w:space="0" w:color="000000"/>
              <w:bottom w:val="single" w:sz="4" w:space="0" w:color="000000"/>
              <w:right w:val="single" w:sz="4" w:space="0" w:color="000000"/>
            </w:tcBorders>
            <w:hideMark/>
          </w:tcPr>
          <w:p w14:paraId="63DB00D3" w14:textId="77777777" w:rsidR="006A3F8C" w:rsidRPr="006A3F8C" w:rsidRDefault="006A3F8C">
            <w:pPr>
              <w:pStyle w:val="TableParagraph"/>
              <w:ind w:left="9"/>
              <w:jc w:val="center"/>
              <w:rPr>
                <w:rFonts w:ascii="Arial" w:hAnsi="Arial" w:cs="Arial"/>
              </w:rPr>
            </w:pPr>
            <w:r w:rsidRPr="006A3F8C">
              <w:rPr>
                <w:rFonts w:ascii="Arial" w:hAnsi="Arial" w:cs="Arial"/>
              </w:rPr>
              <w:t>1</w:t>
            </w:r>
          </w:p>
        </w:tc>
        <w:tc>
          <w:tcPr>
            <w:tcW w:w="1276" w:type="dxa"/>
            <w:tcBorders>
              <w:top w:val="single" w:sz="4" w:space="0" w:color="000000"/>
              <w:left w:val="single" w:sz="4" w:space="0" w:color="000000"/>
              <w:bottom w:val="single" w:sz="4" w:space="0" w:color="000000"/>
              <w:right w:val="single" w:sz="4" w:space="0" w:color="000000"/>
            </w:tcBorders>
            <w:hideMark/>
          </w:tcPr>
          <w:p w14:paraId="63BB9111" w14:textId="77777777" w:rsidR="006A3F8C" w:rsidRPr="006A3F8C" w:rsidRDefault="006A3F8C">
            <w:pPr>
              <w:pStyle w:val="TableParagraph"/>
              <w:ind w:left="107"/>
              <w:rPr>
                <w:rFonts w:ascii="Arial" w:hAnsi="Arial" w:cs="Arial"/>
              </w:rPr>
            </w:pPr>
            <w:r w:rsidRPr="006A3F8C">
              <w:rPr>
                <w:rFonts w:ascii="Arial" w:hAnsi="Arial" w:cs="Arial"/>
              </w:rPr>
              <w:t>Medium</w:t>
            </w:r>
          </w:p>
        </w:tc>
        <w:tc>
          <w:tcPr>
            <w:tcW w:w="1134" w:type="dxa"/>
            <w:tcBorders>
              <w:top w:val="single" w:sz="4" w:space="0" w:color="000000"/>
              <w:left w:val="single" w:sz="4" w:space="0" w:color="000000"/>
              <w:bottom w:val="single" w:sz="4" w:space="0" w:color="000000"/>
              <w:right w:val="single" w:sz="4" w:space="0" w:color="000000"/>
            </w:tcBorders>
            <w:hideMark/>
          </w:tcPr>
          <w:p w14:paraId="2DB92107" w14:textId="77777777" w:rsidR="006A3F8C" w:rsidRPr="006A3F8C" w:rsidRDefault="006A3F8C">
            <w:pPr>
              <w:pStyle w:val="TableParagraph"/>
              <w:spacing w:line="228" w:lineRule="exact"/>
              <w:ind w:left="0"/>
              <w:rPr>
                <w:rFonts w:ascii="Arial" w:hAnsi="Arial" w:cs="Arial"/>
              </w:rPr>
            </w:pPr>
            <w:r w:rsidRPr="006A3F8C">
              <w:rPr>
                <w:rFonts w:ascii="Arial" w:hAnsi="Arial" w:cs="Arial"/>
              </w:rPr>
              <w:t xml:space="preserve">  All</w:t>
            </w:r>
          </w:p>
        </w:tc>
      </w:tr>
      <w:tr w:rsidR="006A3F8C" w:rsidRPr="006A3F8C" w14:paraId="0E843A68" w14:textId="77777777" w:rsidTr="006A3F8C">
        <w:trPr>
          <w:trHeight w:val="393"/>
        </w:trPr>
        <w:tc>
          <w:tcPr>
            <w:tcW w:w="1000" w:type="dxa"/>
            <w:tcBorders>
              <w:top w:val="single" w:sz="4" w:space="0" w:color="000000"/>
              <w:left w:val="single" w:sz="4" w:space="0" w:color="000000"/>
              <w:bottom w:val="single" w:sz="4" w:space="0" w:color="000000"/>
              <w:right w:val="single" w:sz="4" w:space="0" w:color="000000"/>
            </w:tcBorders>
            <w:hideMark/>
          </w:tcPr>
          <w:p w14:paraId="3099C892" w14:textId="77777777" w:rsidR="006A3F8C" w:rsidRPr="006A3F8C" w:rsidRDefault="006A3F8C">
            <w:pPr>
              <w:pStyle w:val="TableParagraph"/>
              <w:spacing w:line="243" w:lineRule="exact"/>
              <w:rPr>
                <w:rFonts w:ascii="Arial" w:hAnsi="Arial" w:cs="Arial"/>
              </w:rPr>
            </w:pPr>
            <w:r w:rsidRPr="006A3F8C">
              <w:rPr>
                <w:rFonts w:ascii="Arial" w:hAnsi="Arial" w:cs="Arial"/>
              </w:rPr>
              <w:t>Sprint-2</w:t>
            </w:r>
          </w:p>
        </w:tc>
        <w:tc>
          <w:tcPr>
            <w:tcW w:w="1268" w:type="dxa"/>
            <w:tcBorders>
              <w:top w:val="single" w:sz="4" w:space="0" w:color="000000"/>
              <w:left w:val="single" w:sz="4" w:space="0" w:color="000000"/>
              <w:bottom w:val="single" w:sz="4" w:space="0" w:color="000000"/>
              <w:right w:val="single" w:sz="4" w:space="0" w:color="000000"/>
            </w:tcBorders>
          </w:tcPr>
          <w:p w14:paraId="16B05099" w14:textId="77777777" w:rsidR="006A3F8C" w:rsidRPr="006A3F8C" w:rsidRDefault="006A3F8C">
            <w:pPr>
              <w:pStyle w:val="TableParagraph"/>
              <w:ind w:left="0"/>
              <w:rPr>
                <w:rFonts w:ascii="Arial" w:eastAsia="Calibri" w:hAnsi="Arial" w:cs="Arial"/>
              </w:rPr>
            </w:pPr>
          </w:p>
        </w:tc>
        <w:tc>
          <w:tcPr>
            <w:tcW w:w="993" w:type="dxa"/>
            <w:tcBorders>
              <w:top w:val="single" w:sz="4" w:space="0" w:color="000000"/>
              <w:left w:val="single" w:sz="4" w:space="0" w:color="000000"/>
              <w:bottom w:val="single" w:sz="4" w:space="0" w:color="000000"/>
              <w:right w:val="single" w:sz="4" w:space="0" w:color="000000"/>
            </w:tcBorders>
            <w:hideMark/>
          </w:tcPr>
          <w:p w14:paraId="0510C2F8" w14:textId="77777777" w:rsidR="006A3F8C" w:rsidRPr="006A3F8C" w:rsidRDefault="006A3F8C">
            <w:pPr>
              <w:pStyle w:val="TableParagraph"/>
              <w:spacing w:line="243" w:lineRule="exact"/>
              <w:ind w:left="115"/>
              <w:rPr>
                <w:rFonts w:ascii="Arial" w:hAnsi="Arial" w:cs="Arial"/>
              </w:rPr>
            </w:pPr>
            <w:r w:rsidRPr="006A3F8C">
              <w:rPr>
                <w:rFonts w:ascii="Arial" w:hAnsi="Arial" w:cs="Arial"/>
              </w:rPr>
              <w:t>USN-9</w:t>
            </w:r>
          </w:p>
        </w:tc>
        <w:tc>
          <w:tcPr>
            <w:tcW w:w="2268" w:type="dxa"/>
            <w:tcBorders>
              <w:top w:val="single" w:sz="4" w:space="0" w:color="000000"/>
              <w:left w:val="single" w:sz="4" w:space="0" w:color="000000"/>
              <w:bottom w:val="single" w:sz="4" w:space="0" w:color="000000"/>
              <w:right w:val="single" w:sz="4" w:space="0" w:color="000000"/>
            </w:tcBorders>
            <w:hideMark/>
          </w:tcPr>
          <w:p w14:paraId="6F145F36" w14:textId="77777777" w:rsidR="006A3F8C" w:rsidRPr="006A3F8C" w:rsidRDefault="006A3F8C">
            <w:pPr>
              <w:pStyle w:val="TableParagraph"/>
              <w:spacing w:line="243" w:lineRule="exact"/>
              <w:ind w:left="113"/>
              <w:rPr>
                <w:rFonts w:ascii="Arial" w:hAnsi="Arial" w:cs="Arial"/>
              </w:rPr>
            </w:pPr>
            <w:r w:rsidRPr="006A3F8C">
              <w:rPr>
                <w:rFonts w:ascii="Arial" w:hAnsi="Arial" w:cs="Arial"/>
              </w:rPr>
              <w:t>Initializing The Model</w:t>
            </w:r>
          </w:p>
        </w:tc>
        <w:tc>
          <w:tcPr>
            <w:tcW w:w="1275" w:type="dxa"/>
            <w:tcBorders>
              <w:top w:val="single" w:sz="4" w:space="0" w:color="000000"/>
              <w:left w:val="single" w:sz="4" w:space="0" w:color="000000"/>
              <w:bottom w:val="single" w:sz="4" w:space="0" w:color="000000"/>
              <w:right w:val="single" w:sz="4" w:space="0" w:color="000000"/>
            </w:tcBorders>
            <w:hideMark/>
          </w:tcPr>
          <w:p w14:paraId="7B958084" w14:textId="77777777" w:rsidR="006A3F8C" w:rsidRPr="006A3F8C" w:rsidRDefault="006A3F8C">
            <w:pPr>
              <w:pStyle w:val="TableParagraph"/>
              <w:spacing w:line="243" w:lineRule="exact"/>
              <w:ind w:left="9"/>
              <w:jc w:val="center"/>
              <w:rPr>
                <w:rFonts w:ascii="Arial" w:hAnsi="Arial" w:cs="Arial"/>
              </w:rPr>
            </w:pPr>
            <w:r w:rsidRPr="006A3F8C">
              <w:rPr>
                <w:rFonts w:ascii="Arial" w:hAnsi="Arial" w:cs="Arial"/>
              </w:rPr>
              <w:t>1</w:t>
            </w:r>
          </w:p>
        </w:tc>
        <w:tc>
          <w:tcPr>
            <w:tcW w:w="1276" w:type="dxa"/>
            <w:tcBorders>
              <w:top w:val="single" w:sz="4" w:space="0" w:color="000000"/>
              <w:left w:val="single" w:sz="4" w:space="0" w:color="000000"/>
              <w:bottom w:val="single" w:sz="4" w:space="0" w:color="000000"/>
              <w:right w:val="single" w:sz="4" w:space="0" w:color="000000"/>
            </w:tcBorders>
            <w:hideMark/>
          </w:tcPr>
          <w:p w14:paraId="3170495B" w14:textId="77777777" w:rsidR="006A3F8C" w:rsidRPr="006A3F8C" w:rsidRDefault="006A3F8C">
            <w:pPr>
              <w:pStyle w:val="TableParagraph"/>
              <w:spacing w:line="243" w:lineRule="exact"/>
              <w:ind w:left="106"/>
              <w:rPr>
                <w:rFonts w:ascii="Arial" w:hAnsi="Arial" w:cs="Arial"/>
              </w:rPr>
            </w:pPr>
            <w:r w:rsidRPr="006A3F8C">
              <w:rPr>
                <w:rFonts w:ascii="Arial" w:hAnsi="Arial" w:cs="Arial"/>
              </w:rPr>
              <w:t>Medium</w:t>
            </w:r>
          </w:p>
        </w:tc>
        <w:tc>
          <w:tcPr>
            <w:tcW w:w="1134" w:type="dxa"/>
            <w:tcBorders>
              <w:top w:val="single" w:sz="4" w:space="0" w:color="000000"/>
              <w:left w:val="single" w:sz="4" w:space="0" w:color="000000"/>
              <w:bottom w:val="single" w:sz="4" w:space="0" w:color="000000"/>
              <w:right w:val="single" w:sz="4" w:space="0" w:color="000000"/>
            </w:tcBorders>
            <w:hideMark/>
          </w:tcPr>
          <w:p w14:paraId="3BBAF636" w14:textId="77777777" w:rsidR="006A3F8C" w:rsidRPr="006A3F8C" w:rsidRDefault="006A3F8C">
            <w:pPr>
              <w:pStyle w:val="TableParagraph"/>
              <w:spacing w:line="243" w:lineRule="exact"/>
              <w:ind w:left="111"/>
              <w:rPr>
                <w:rFonts w:ascii="Arial" w:hAnsi="Arial" w:cs="Arial"/>
              </w:rPr>
            </w:pPr>
            <w:r w:rsidRPr="006A3F8C">
              <w:rPr>
                <w:rFonts w:ascii="Arial" w:hAnsi="Arial" w:cs="Arial"/>
              </w:rPr>
              <w:t>All</w:t>
            </w:r>
          </w:p>
        </w:tc>
      </w:tr>
      <w:tr w:rsidR="006A3F8C" w:rsidRPr="006A3F8C" w14:paraId="31E27E19" w14:textId="77777777" w:rsidTr="006A3F8C">
        <w:trPr>
          <w:trHeight w:val="455"/>
        </w:trPr>
        <w:tc>
          <w:tcPr>
            <w:tcW w:w="1000" w:type="dxa"/>
            <w:tcBorders>
              <w:top w:val="single" w:sz="4" w:space="0" w:color="000000"/>
              <w:left w:val="single" w:sz="4" w:space="0" w:color="000000"/>
              <w:bottom w:val="single" w:sz="4" w:space="0" w:color="000000"/>
              <w:right w:val="single" w:sz="4" w:space="0" w:color="000000"/>
            </w:tcBorders>
            <w:hideMark/>
          </w:tcPr>
          <w:p w14:paraId="01C15185" w14:textId="77777777" w:rsidR="006A3F8C" w:rsidRPr="006A3F8C" w:rsidRDefault="006A3F8C">
            <w:pPr>
              <w:pStyle w:val="TableParagraph"/>
              <w:rPr>
                <w:rFonts w:ascii="Arial" w:hAnsi="Arial" w:cs="Arial"/>
              </w:rPr>
            </w:pPr>
            <w:r w:rsidRPr="006A3F8C">
              <w:rPr>
                <w:rFonts w:ascii="Arial" w:hAnsi="Arial" w:cs="Arial"/>
              </w:rPr>
              <w:t>Sprint-2</w:t>
            </w:r>
          </w:p>
        </w:tc>
        <w:tc>
          <w:tcPr>
            <w:tcW w:w="1268" w:type="dxa"/>
            <w:tcBorders>
              <w:top w:val="single" w:sz="4" w:space="0" w:color="000000"/>
              <w:left w:val="single" w:sz="4" w:space="0" w:color="000000"/>
              <w:bottom w:val="single" w:sz="4" w:space="0" w:color="000000"/>
              <w:right w:val="single" w:sz="4" w:space="0" w:color="000000"/>
            </w:tcBorders>
          </w:tcPr>
          <w:p w14:paraId="70611575" w14:textId="77777777" w:rsidR="006A3F8C" w:rsidRPr="006A3F8C" w:rsidRDefault="006A3F8C">
            <w:pPr>
              <w:pStyle w:val="TableParagraph"/>
              <w:ind w:left="0"/>
              <w:rPr>
                <w:rFonts w:ascii="Arial" w:eastAsia="Calibri" w:hAnsi="Arial" w:cs="Arial"/>
              </w:rPr>
            </w:pPr>
          </w:p>
        </w:tc>
        <w:tc>
          <w:tcPr>
            <w:tcW w:w="993" w:type="dxa"/>
            <w:tcBorders>
              <w:top w:val="single" w:sz="4" w:space="0" w:color="000000"/>
              <w:left w:val="single" w:sz="4" w:space="0" w:color="000000"/>
              <w:bottom w:val="single" w:sz="4" w:space="0" w:color="000000"/>
              <w:right w:val="single" w:sz="4" w:space="0" w:color="000000"/>
            </w:tcBorders>
            <w:hideMark/>
          </w:tcPr>
          <w:p w14:paraId="578127E9" w14:textId="77777777" w:rsidR="006A3F8C" w:rsidRPr="006A3F8C" w:rsidRDefault="006A3F8C">
            <w:pPr>
              <w:pStyle w:val="TableParagraph"/>
              <w:ind w:left="115"/>
              <w:rPr>
                <w:rFonts w:ascii="Arial" w:hAnsi="Arial" w:cs="Arial"/>
              </w:rPr>
            </w:pPr>
            <w:r w:rsidRPr="006A3F8C">
              <w:rPr>
                <w:rFonts w:ascii="Arial" w:hAnsi="Arial" w:cs="Arial"/>
              </w:rPr>
              <w:t>USN-10</w:t>
            </w:r>
          </w:p>
        </w:tc>
        <w:tc>
          <w:tcPr>
            <w:tcW w:w="2268" w:type="dxa"/>
            <w:tcBorders>
              <w:top w:val="single" w:sz="4" w:space="0" w:color="000000"/>
              <w:left w:val="single" w:sz="4" w:space="0" w:color="000000"/>
              <w:bottom w:val="single" w:sz="4" w:space="0" w:color="000000"/>
              <w:right w:val="single" w:sz="4" w:space="0" w:color="000000"/>
            </w:tcBorders>
            <w:hideMark/>
          </w:tcPr>
          <w:p w14:paraId="10E4F089" w14:textId="77777777" w:rsidR="006A3F8C" w:rsidRPr="006A3F8C" w:rsidRDefault="006A3F8C">
            <w:pPr>
              <w:pStyle w:val="TableParagraph"/>
              <w:ind w:left="113"/>
              <w:rPr>
                <w:rFonts w:ascii="Arial" w:hAnsi="Arial" w:cs="Arial"/>
              </w:rPr>
            </w:pPr>
            <w:r w:rsidRPr="006A3F8C">
              <w:rPr>
                <w:rFonts w:ascii="Arial" w:hAnsi="Arial" w:cs="Arial"/>
              </w:rPr>
              <w:t>Adding LSTM Layers and GRU Layers</w:t>
            </w:r>
          </w:p>
        </w:tc>
        <w:tc>
          <w:tcPr>
            <w:tcW w:w="1275" w:type="dxa"/>
            <w:tcBorders>
              <w:top w:val="single" w:sz="4" w:space="0" w:color="000000"/>
              <w:left w:val="single" w:sz="4" w:space="0" w:color="000000"/>
              <w:bottom w:val="single" w:sz="4" w:space="0" w:color="000000"/>
              <w:right w:val="single" w:sz="4" w:space="0" w:color="000000"/>
            </w:tcBorders>
            <w:hideMark/>
          </w:tcPr>
          <w:p w14:paraId="39EC77E9" w14:textId="77777777" w:rsidR="006A3F8C" w:rsidRPr="006A3F8C" w:rsidRDefault="006A3F8C">
            <w:pPr>
              <w:pStyle w:val="TableParagraph"/>
              <w:ind w:left="9"/>
              <w:jc w:val="center"/>
              <w:rPr>
                <w:rFonts w:ascii="Arial" w:hAnsi="Arial" w:cs="Arial"/>
              </w:rPr>
            </w:pPr>
            <w:r w:rsidRPr="006A3F8C">
              <w:rPr>
                <w:rFonts w:ascii="Arial" w:hAnsi="Arial" w:cs="Arial"/>
              </w:rPr>
              <w:t>2</w:t>
            </w:r>
          </w:p>
        </w:tc>
        <w:tc>
          <w:tcPr>
            <w:tcW w:w="1276" w:type="dxa"/>
            <w:tcBorders>
              <w:top w:val="single" w:sz="4" w:space="0" w:color="000000"/>
              <w:left w:val="single" w:sz="4" w:space="0" w:color="000000"/>
              <w:bottom w:val="single" w:sz="4" w:space="0" w:color="000000"/>
              <w:right w:val="single" w:sz="4" w:space="0" w:color="000000"/>
            </w:tcBorders>
            <w:hideMark/>
          </w:tcPr>
          <w:p w14:paraId="3FC0EBB4" w14:textId="77777777" w:rsidR="006A3F8C" w:rsidRPr="006A3F8C" w:rsidRDefault="006A3F8C">
            <w:pPr>
              <w:pStyle w:val="TableParagraph"/>
              <w:ind w:left="107"/>
              <w:rPr>
                <w:rFonts w:ascii="Arial" w:hAnsi="Arial" w:cs="Arial"/>
              </w:rPr>
            </w:pPr>
            <w:r w:rsidRPr="006A3F8C">
              <w:rPr>
                <w:rFonts w:ascii="Arial" w:hAnsi="Arial" w:cs="Arial"/>
              </w:rPr>
              <w:t>High</w:t>
            </w:r>
          </w:p>
        </w:tc>
        <w:tc>
          <w:tcPr>
            <w:tcW w:w="1134" w:type="dxa"/>
            <w:tcBorders>
              <w:top w:val="single" w:sz="4" w:space="0" w:color="000000"/>
              <w:left w:val="single" w:sz="4" w:space="0" w:color="000000"/>
              <w:bottom w:val="single" w:sz="4" w:space="0" w:color="000000"/>
              <w:right w:val="single" w:sz="4" w:space="0" w:color="000000"/>
            </w:tcBorders>
            <w:hideMark/>
          </w:tcPr>
          <w:p w14:paraId="671F2BDC" w14:textId="77777777" w:rsidR="006A3F8C" w:rsidRPr="006A3F8C" w:rsidRDefault="006A3F8C">
            <w:pPr>
              <w:pStyle w:val="TableParagraph"/>
              <w:spacing w:line="210" w:lineRule="exact"/>
              <w:rPr>
                <w:rFonts w:ascii="Arial" w:hAnsi="Arial" w:cs="Arial"/>
              </w:rPr>
            </w:pPr>
            <w:r w:rsidRPr="006A3F8C">
              <w:rPr>
                <w:rFonts w:ascii="Arial" w:hAnsi="Arial" w:cs="Arial"/>
              </w:rPr>
              <w:t>All</w:t>
            </w:r>
          </w:p>
        </w:tc>
      </w:tr>
      <w:tr w:rsidR="006A3F8C" w:rsidRPr="006A3F8C" w14:paraId="1DFAFF14" w14:textId="77777777" w:rsidTr="006A3F8C">
        <w:trPr>
          <w:trHeight w:val="460"/>
        </w:trPr>
        <w:tc>
          <w:tcPr>
            <w:tcW w:w="1000" w:type="dxa"/>
            <w:tcBorders>
              <w:top w:val="single" w:sz="4" w:space="0" w:color="000000"/>
              <w:left w:val="single" w:sz="4" w:space="0" w:color="000000"/>
              <w:bottom w:val="single" w:sz="4" w:space="0" w:color="000000"/>
              <w:right w:val="single" w:sz="4" w:space="0" w:color="000000"/>
            </w:tcBorders>
            <w:hideMark/>
          </w:tcPr>
          <w:p w14:paraId="590C637E" w14:textId="77777777" w:rsidR="006A3F8C" w:rsidRPr="006A3F8C" w:rsidRDefault="006A3F8C">
            <w:pPr>
              <w:pStyle w:val="TableParagraph"/>
              <w:rPr>
                <w:rFonts w:ascii="Arial" w:hAnsi="Arial" w:cs="Arial"/>
              </w:rPr>
            </w:pPr>
            <w:r w:rsidRPr="006A3F8C">
              <w:rPr>
                <w:rFonts w:ascii="Arial" w:hAnsi="Arial" w:cs="Arial"/>
              </w:rPr>
              <w:t>Sprint-2</w:t>
            </w:r>
          </w:p>
        </w:tc>
        <w:tc>
          <w:tcPr>
            <w:tcW w:w="1268" w:type="dxa"/>
            <w:tcBorders>
              <w:top w:val="single" w:sz="4" w:space="0" w:color="000000"/>
              <w:left w:val="single" w:sz="4" w:space="0" w:color="000000"/>
              <w:bottom w:val="single" w:sz="4" w:space="0" w:color="000000"/>
              <w:right w:val="single" w:sz="4" w:space="0" w:color="000000"/>
            </w:tcBorders>
          </w:tcPr>
          <w:p w14:paraId="4B51AD84" w14:textId="77777777" w:rsidR="006A3F8C" w:rsidRPr="006A3F8C" w:rsidRDefault="006A3F8C">
            <w:pPr>
              <w:pStyle w:val="TableParagraph"/>
              <w:ind w:left="0"/>
              <w:rPr>
                <w:rFonts w:ascii="Arial" w:eastAsia="Calibri" w:hAnsi="Arial" w:cs="Arial"/>
              </w:rPr>
            </w:pPr>
          </w:p>
        </w:tc>
        <w:tc>
          <w:tcPr>
            <w:tcW w:w="993" w:type="dxa"/>
            <w:tcBorders>
              <w:top w:val="single" w:sz="4" w:space="0" w:color="000000"/>
              <w:left w:val="single" w:sz="4" w:space="0" w:color="000000"/>
              <w:bottom w:val="single" w:sz="4" w:space="0" w:color="000000"/>
              <w:right w:val="single" w:sz="4" w:space="0" w:color="000000"/>
            </w:tcBorders>
            <w:hideMark/>
          </w:tcPr>
          <w:p w14:paraId="177A8B81" w14:textId="77777777" w:rsidR="006A3F8C" w:rsidRPr="006A3F8C" w:rsidRDefault="006A3F8C">
            <w:pPr>
              <w:pStyle w:val="TableParagraph"/>
              <w:ind w:left="115"/>
              <w:rPr>
                <w:rFonts w:ascii="Arial" w:hAnsi="Arial" w:cs="Arial"/>
              </w:rPr>
            </w:pPr>
            <w:r w:rsidRPr="006A3F8C">
              <w:rPr>
                <w:rFonts w:ascii="Arial" w:hAnsi="Arial" w:cs="Arial"/>
              </w:rPr>
              <w:t>USN-11</w:t>
            </w:r>
          </w:p>
        </w:tc>
        <w:tc>
          <w:tcPr>
            <w:tcW w:w="2268" w:type="dxa"/>
            <w:tcBorders>
              <w:top w:val="single" w:sz="4" w:space="0" w:color="000000"/>
              <w:left w:val="single" w:sz="4" w:space="0" w:color="000000"/>
              <w:bottom w:val="single" w:sz="4" w:space="0" w:color="000000"/>
              <w:right w:val="single" w:sz="4" w:space="0" w:color="000000"/>
            </w:tcBorders>
            <w:hideMark/>
          </w:tcPr>
          <w:p w14:paraId="53469294" w14:textId="77777777" w:rsidR="006A3F8C" w:rsidRPr="006A3F8C" w:rsidRDefault="006A3F8C">
            <w:pPr>
              <w:pStyle w:val="TableParagraph"/>
              <w:ind w:left="113"/>
              <w:rPr>
                <w:rFonts w:ascii="Arial" w:hAnsi="Arial" w:cs="Arial"/>
              </w:rPr>
            </w:pPr>
            <w:r w:rsidRPr="006A3F8C">
              <w:rPr>
                <w:rFonts w:ascii="Arial" w:hAnsi="Arial" w:cs="Arial"/>
              </w:rPr>
              <w:t>Adding Output Layers</w:t>
            </w:r>
          </w:p>
        </w:tc>
        <w:tc>
          <w:tcPr>
            <w:tcW w:w="1275" w:type="dxa"/>
            <w:tcBorders>
              <w:top w:val="single" w:sz="4" w:space="0" w:color="000000"/>
              <w:left w:val="single" w:sz="4" w:space="0" w:color="000000"/>
              <w:bottom w:val="single" w:sz="4" w:space="0" w:color="000000"/>
              <w:right w:val="single" w:sz="4" w:space="0" w:color="000000"/>
            </w:tcBorders>
            <w:hideMark/>
          </w:tcPr>
          <w:p w14:paraId="557212E1" w14:textId="77777777" w:rsidR="006A3F8C" w:rsidRPr="006A3F8C" w:rsidRDefault="006A3F8C">
            <w:pPr>
              <w:pStyle w:val="TableParagraph"/>
              <w:ind w:left="9"/>
              <w:jc w:val="center"/>
              <w:rPr>
                <w:rFonts w:ascii="Arial" w:hAnsi="Arial" w:cs="Arial"/>
              </w:rPr>
            </w:pPr>
            <w:r w:rsidRPr="006A3F8C">
              <w:rPr>
                <w:rFonts w:ascii="Arial" w:hAnsi="Arial" w:cs="Arial"/>
              </w:rPr>
              <w:t>3</w:t>
            </w:r>
          </w:p>
        </w:tc>
        <w:tc>
          <w:tcPr>
            <w:tcW w:w="1276" w:type="dxa"/>
            <w:tcBorders>
              <w:top w:val="single" w:sz="4" w:space="0" w:color="000000"/>
              <w:left w:val="single" w:sz="4" w:space="0" w:color="000000"/>
              <w:bottom w:val="single" w:sz="4" w:space="0" w:color="000000"/>
              <w:right w:val="single" w:sz="4" w:space="0" w:color="000000"/>
            </w:tcBorders>
            <w:hideMark/>
          </w:tcPr>
          <w:p w14:paraId="144B16C9" w14:textId="77777777" w:rsidR="006A3F8C" w:rsidRPr="006A3F8C" w:rsidRDefault="006A3F8C">
            <w:pPr>
              <w:pStyle w:val="TableParagraph"/>
              <w:ind w:left="107"/>
              <w:rPr>
                <w:rFonts w:ascii="Arial" w:hAnsi="Arial" w:cs="Arial"/>
              </w:rPr>
            </w:pPr>
            <w:r w:rsidRPr="006A3F8C">
              <w:rPr>
                <w:rFonts w:ascii="Arial" w:hAnsi="Arial" w:cs="Arial"/>
              </w:rPr>
              <w:t>Medium</w:t>
            </w:r>
          </w:p>
        </w:tc>
        <w:tc>
          <w:tcPr>
            <w:tcW w:w="1134" w:type="dxa"/>
            <w:tcBorders>
              <w:top w:val="single" w:sz="4" w:space="0" w:color="000000"/>
              <w:left w:val="single" w:sz="4" w:space="0" w:color="000000"/>
              <w:bottom w:val="single" w:sz="4" w:space="0" w:color="000000"/>
              <w:right w:val="single" w:sz="4" w:space="0" w:color="000000"/>
            </w:tcBorders>
            <w:hideMark/>
          </w:tcPr>
          <w:p w14:paraId="1FB5D6B7" w14:textId="77777777" w:rsidR="006A3F8C" w:rsidRPr="006A3F8C" w:rsidRDefault="006A3F8C">
            <w:pPr>
              <w:pStyle w:val="TableParagraph"/>
              <w:rPr>
                <w:rFonts w:ascii="Arial" w:hAnsi="Arial" w:cs="Arial"/>
              </w:rPr>
            </w:pPr>
            <w:r w:rsidRPr="006A3F8C">
              <w:rPr>
                <w:rFonts w:ascii="Arial" w:hAnsi="Arial" w:cs="Arial"/>
              </w:rPr>
              <w:t>All</w:t>
            </w:r>
          </w:p>
        </w:tc>
      </w:tr>
      <w:tr w:rsidR="006A3F8C" w:rsidRPr="006A3F8C" w14:paraId="2B758133" w14:textId="77777777" w:rsidTr="006A3F8C">
        <w:trPr>
          <w:trHeight w:val="457"/>
        </w:trPr>
        <w:tc>
          <w:tcPr>
            <w:tcW w:w="1000" w:type="dxa"/>
            <w:tcBorders>
              <w:top w:val="single" w:sz="4" w:space="0" w:color="000000"/>
              <w:left w:val="single" w:sz="4" w:space="0" w:color="000000"/>
              <w:bottom w:val="single" w:sz="4" w:space="0" w:color="000000"/>
              <w:right w:val="single" w:sz="4" w:space="0" w:color="000000"/>
            </w:tcBorders>
            <w:hideMark/>
          </w:tcPr>
          <w:p w14:paraId="41185884" w14:textId="77777777" w:rsidR="006A3F8C" w:rsidRPr="006A3F8C" w:rsidRDefault="006A3F8C">
            <w:pPr>
              <w:pStyle w:val="TableParagraph"/>
              <w:rPr>
                <w:rFonts w:ascii="Arial" w:hAnsi="Arial" w:cs="Arial"/>
              </w:rPr>
            </w:pPr>
            <w:r w:rsidRPr="006A3F8C">
              <w:rPr>
                <w:rFonts w:ascii="Arial" w:hAnsi="Arial" w:cs="Arial"/>
              </w:rPr>
              <w:t>Sprint-2</w:t>
            </w:r>
          </w:p>
        </w:tc>
        <w:tc>
          <w:tcPr>
            <w:tcW w:w="1268" w:type="dxa"/>
            <w:tcBorders>
              <w:top w:val="single" w:sz="4" w:space="0" w:color="000000"/>
              <w:left w:val="single" w:sz="4" w:space="0" w:color="000000"/>
              <w:bottom w:val="single" w:sz="4" w:space="0" w:color="000000"/>
              <w:right w:val="single" w:sz="4" w:space="0" w:color="000000"/>
            </w:tcBorders>
          </w:tcPr>
          <w:p w14:paraId="5E0886E9" w14:textId="77777777" w:rsidR="006A3F8C" w:rsidRPr="006A3F8C" w:rsidRDefault="006A3F8C">
            <w:pPr>
              <w:pStyle w:val="TableParagraph"/>
              <w:ind w:left="0"/>
              <w:rPr>
                <w:rFonts w:ascii="Arial" w:eastAsia="Calibri" w:hAnsi="Arial" w:cs="Arial"/>
              </w:rPr>
            </w:pPr>
          </w:p>
        </w:tc>
        <w:tc>
          <w:tcPr>
            <w:tcW w:w="993" w:type="dxa"/>
            <w:tcBorders>
              <w:top w:val="single" w:sz="4" w:space="0" w:color="000000"/>
              <w:left w:val="single" w:sz="4" w:space="0" w:color="000000"/>
              <w:bottom w:val="single" w:sz="4" w:space="0" w:color="000000"/>
              <w:right w:val="single" w:sz="4" w:space="0" w:color="000000"/>
            </w:tcBorders>
            <w:hideMark/>
          </w:tcPr>
          <w:p w14:paraId="082C7303" w14:textId="77777777" w:rsidR="006A3F8C" w:rsidRPr="006A3F8C" w:rsidRDefault="006A3F8C">
            <w:pPr>
              <w:pStyle w:val="TableParagraph"/>
              <w:ind w:left="115"/>
              <w:rPr>
                <w:rFonts w:ascii="Arial" w:hAnsi="Arial" w:cs="Arial"/>
              </w:rPr>
            </w:pPr>
            <w:r w:rsidRPr="006A3F8C">
              <w:rPr>
                <w:rFonts w:ascii="Arial" w:hAnsi="Arial" w:cs="Arial"/>
              </w:rPr>
              <w:t>USN-12</w:t>
            </w:r>
          </w:p>
        </w:tc>
        <w:tc>
          <w:tcPr>
            <w:tcW w:w="2268" w:type="dxa"/>
            <w:tcBorders>
              <w:top w:val="single" w:sz="4" w:space="0" w:color="000000"/>
              <w:left w:val="single" w:sz="4" w:space="0" w:color="000000"/>
              <w:bottom w:val="single" w:sz="4" w:space="0" w:color="000000"/>
              <w:right w:val="single" w:sz="4" w:space="0" w:color="000000"/>
            </w:tcBorders>
            <w:hideMark/>
          </w:tcPr>
          <w:p w14:paraId="2C44EFD1" w14:textId="77777777" w:rsidR="006A3F8C" w:rsidRPr="006A3F8C" w:rsidRDefault="006A3F8C">
            <w:pPr>
              <w:pStyle w:val="TableParagraph"/>
              <w:ind w:left="113"/>
              <w:rPr>
                <w:rFonts w:ascii="Arial" w:hAnsi="Arial" w:cs="Arial"/>
              </w:rPr>
            </w:pPr>
            <w:r w:rsidRPr="006A3F8C">
              <w:rPr>
                <w:rFonts w:ascii="Arial" w:hAnsi="Arial" w:cs="Arial"/>
              </w:rPr>
              <w:t>Configure The Learning Process</w:t>
            </w:r>
          </w:p>
        </w:tc>
        <w:tc>
          <w:tcPr>
            <w:tcW w:w="1275" w:type="dxa"/>
            <w:tcBorders>
              <w:top w:val="single" w:sz="4" w:space="0" w:color="000000"/>
              <w:left w:val="single" w:sz="4" w:space="0" w:color="000000"/>
              <w:bottom w:val="single" w:sz="4" w:space="0" w:color="000000"/>
              <w:right w:val="single" w:sz="4" w:space="0" w:color="000000"/>
            </w:tcBorders>
            <w:hideMark/>
          </w:tcPr>
          <w:p w14:paraId="6BB0E177" w14:textId="77777777" w:rsidR="006A3F8C" w:rsidRPr="006A3F8C" w:rsidRDefault="006A3F8C">
            <w:pPr>
              <w:pStyle w:val="TableParagraph"/>
              <w:ind w:left="9"/>
              <w:jc w:val="center"/>
              <w:rPr>
                <w:rFonts w:ascii="Arial" w:hAnsi="Arial" w:cs="Arial"/>
              </w:rPr>
            </w:pPr>
            <w:r w:rsidRPr="006A3F8C">
              <w:rPr>
                <w:rFonts w:ascii="Arial" w:hAnsi="Arial" w:cs="Arial"/>
              </w:rPr>
              <w:t>4</w:t>
            </w:r>
          </w:p>
        </w:tc>
        <w:tc>
          <w:tcPr>
            <w:tcW w:w="1276" w:type="dxa"/>
            <w:tcBorders>
              <w:top w:val="single" w:sz="4" w:space="0" w:color="000000"/>
              <w:left w:val="single" w:sz="4" w:space="0" w:color="000000"/>
              <w:bottom w:val="single" w:sz="4" w:space="0" w:color="000000"/>
              <w:right w:val="single" w:sz="4" w:space="0" w:color="000000"/>
            </w:tcBorders>
            <w:hideMark/>
          </w:tcPr>
          <w:p w14:paraId="7BC68970" w14:textId="77777777" w:rsidR="006A3F8C" w:rsidRPr="006A3F8C" w:rsidRDefault="006A3F8C">
            <w:pPr>
              <w:pStyle w:val="TableParagraph"/>
              <w:ind w:left="107"/>
              <w:rPr>
                <w:rFonts w:ascii="Arial" w:hAnsi="Arial" w:cs="Arial"/>
              </w:rPr>
            </w:pPr>
            <w:r w:rsidRPr="006A3F8C">
              <w:rPr>
                <w:rFonts w:ascii="Arial" w:hAnsi="Arial" w:cs="Arial"/>
              </w:rPr>
              <w:t>High</w:t>
            </w:r>
          </w:p>
        </w:tc>
        <w:tc>
          <w:tcPr>
            <w:tcW w:w="1134" w:type="dxa"/>
            <w:tcBorders>
              <w:top w:val="single" w:sz="4" w:space="0" w:color="000000"/>
              <w:left w:val="single" w:sz="4" w:space="0" w:color="000000"/>
              <w:bottom w:val="single" w:sz="4" w:space="0" w:color="000000"/>
              <w:right w:val="single" w:sz="4" w:space="0" w:color="000000"/>
            </w:tcBorders>
            <w:hideMark/>
          </w:tcPr>
          <w:p w14:paraId="0A938D98" w14:textId="77777777" w:rsidR="006A3F8C" w:rsidRPr="006A3F8C" w:rsidRDefault="006A3F8C">
            <w:pPr>
              <w:pStyle w:val="TableParagraph"/>
              <w:spacing w:line="229" w:lineRule="exact"/>
              <w:rPr>
                <w:rFonts w:ascii="Arial" w:hAnsi="Arial" w:cs="Arial"/>
              </w:rPr>
            </w:pPr>
            <w:r w:rsidRPr="006A3F8C">
              <w:rPr>
                <w:rFonts w:ascii="Arial" w:hAnsi="Arial" w:cs="Arial"/>
              </w:rPr>
              <w:t>All</w:t>
            </w:r>
          </w:p>
          <w:p w14:paraId="59ABB617" w14:textId="77777777" w:rsidR="006A3F8C" w:rsidRPr="006A3F8C" w:rsidRDefault="006A3F8C">
            <w:pPr>
              <w:pStyle w:val="TableParagraph"/>
              <w:spacing w:line="209" w:lineRule="exact"/>
              <w:rPr>
                <w:rFonts w:ascii="Arial" w:hAnsi="Arial" w:cs="Arial"/>
              </w:rPr>
            </w:pPr>
          </w:p>
        </w:tc>
      </w:tr>
    </w:tbl>
    <w:p w14:paraId="5C35915D" w14:textId="77777777" w:rsidR="00DE710D" w:rsidRPr="006A3F8C" w:rsidRDefault="00DE710D" w:rsidP="00DE710D"/>
    <w:p w14:paraId="7898B776" w14:textId="77777777" w:rsidR="00DE710D" w:rsidRPr="006A3F8C" w:rsidRDefault="00DE710D" w:rsidP="00DE710D"/>
    <w:tbl>
      <w:tblPr>
        <w:tblStyle w:val="TableGrid"/>
        <w:tblW w:w="10060" w:type="dxa"/>
        <w:tblLayout w:type="fixed"/>
        <w:tblLook w:val="04A0" w:firstRow="1" w:lastRow="0" w:firstColumn="1" w:lastColumn="0" w:noHBand="0" w:noVBand="1"/>
      </w:tblPr>
      <w:tblGrid>
        <w:gridCol w:w="1129"/>
        <w:gridCol w:w="1550"/>
        <w:gridCol w:w="1167"/>
        <w:gridCol w:w="2386"/>
        <w:gridCol w:w="1418"/>
        <w:gridCol w:w="1134"/>
        <w:gridCol w:w="1276"/>
      </w:tblGrid>
      <w:tr w:rsidR="00DE710D" w:rsidRPr="006A3F8C" w14:paraId="77F985BC" w14:textId="77777777" w:rsidTr="00DE710D">
        <w:trPr>
          <w:trHeight w:val="460"/>
        </w:trPr>
        <w:tc>
          <w:tcPr>
            <w:tcW w:w="1129" w:type="dxa"/>
            <w:hideMark/>
          </w:tcPr>
          <w:p w14:paraId="26166915" w14:textId="77777777" w:rsidR="00DE710D" w:rsidRPr="006A3F8C" w:rsidRDefault="00DE710D">
            <w:pPr>
              <w:pStyle w:val="TableParagraph"/>
              <w:rPr>
                <w:rFonts w:ascii="Arial" w:hAnsi="Arial" w:cs="Arial"/>
                <w:b/>
              </w:rPr>
            </w:pPr>
            <w:r w:rsidRPr="006A3F8C">
              <w:rPr>
                <w:rFonts w:ascii="Arial" w:hAnsi="Arial" w:cs="Arial"/>
                <w:b/>
              </w:rPr>
              <w:t>Sprint</w:t>
            </w:r>
          </w:p>
        </w:tc>
        <w:tc>
          <w:tcPr>
            <w:tcW w:w="1550" w:type="dxa"/>
            <w:hideMark/>
          </w:tcPr>
          <w:p w14:paraId="44CA1BA0" w14:textId="29EA4389" w:rsidR="00DE710D" w:rsidRPr="006A3F8C" w:rsidRDefault="00DE710D">
            <w:pPr>
              <w:pStyle w:val="TableParagraph"/>
              <w:spacing w:line="229" w:lineRule="exact"/>
              <w:ind w:left="110"/>
              <w:rPr>
                <w:rFonts w:ascii="Arial" w:hAnsi="Arial" w:cs="Arial"/>
                <w:b/>
              </w:rPr>
            </w:pPr>
            <w:r w:rsidRPr="006A3F8C">
              <w:rPr>
                <w:rFonts w:ascii="Arial" w:hAnsi="Arial" w:cs="Arial"/>
                <w:b/>
              </w:rPr>
              <w:t>Functional Requirement (Epic)</w:t>
            </w:r>
          </w:p>
        </w:tc>
        <w:tc>
          <w:tcPr>
            <w:tcW w:w="1167" w:type="dxa"/>
            <w:hideMark/>
          </w:tcPr>
          <w:p w14:paraId="1892B087" w14:textId="77777777" w:rsidR="00DE710D" w:rsidRPr="006A3F8C" w:rsidRDefault="00DE710D">
            <w:pPr>
              <w:pStyle w:val="TableParagraph"/>
              <w:spacing w:line="229" w:lineRule="exact"/>
              <w:ind w:left="115"/>
              <w:rPr>
                <w:rFonts w:ascii="Arial" w:hAnsi="Arial" w:cs="Arial"/>
                <w:b/>
              </w:rPr>
            </w:pPr>
            <w:r w:rsidRPr="006A3F8C">
              <w:rPr>
                <w:rFonts w:ascii="Arial" w:hAnsi="Arial" w:cs="Arial"/>
                <w:b/>
              </w:rPr>
              <w:t>User Story Number</w:t>
            </w:r>
          </w:p>
        </w:tc>
        <w:tc>
          <w:tcPr>
            <w:tcW w:w="2386" w:type="dxa"/>
            <w:hideMark/>
          </w:tcPr>
          <w:p w14:paraId="4E8AF7FE" w14:textId="77777777" w:rsidR="00DE710D" w:rsidRPr="006A3F8C" w:rsidRDefault="00DE710D">
            <w:pPr>
              <w:pStyle w:val="TableParagraph"/>
              <w:ind w:left="113"/>
              <w:rPr>
                <w:rFonts w:ascii="Arial" w:hAnsi="Arial" w:cs="Arial"/>
                <w:b/>
              </w:rPr>
            </w:pPr>
            <w:r w:rsidRPr="006A3F8C">
              <w:rPr>
                <w:rFonts w:ascii="Arial" w:hAnsi="Arial" w:cs="Arial"/>
                <w:b/>
              </w:rPr>
              <w:t>User Story/Task</w:t>
            </w:r>
          </w:p>
        </w:tc>
        <w:tc>
          <w:tcPr>
            <w:tcW w:w="1418" w:type="dxa"/>
            <w:hideMark/>
          </w:tcPr>
          <w:p w14:paraId="4458BA04" w14:textId="415E2962" w:rsidR="00DE710D" w:rsidRPr="006A3F8C" w:rsidRDefault="00DE710D">
            <w:pPr>
              <w:pStyle w:val="TableParagraph"/>
              <w:ind w:left="272" w:right="260"/>
              <w:jc w:val="center"/>
              <w:rPr>
                <w:rFonts w:ascii="Arial" w:hAnsi="Arial" w:cs="Arial"/>
                <w:b/>
              </w:rPr>
            </w:pPr>
            <w:r w:rsidRPr="006A3F8C">
              <w:rPr>
                <w:rFonts w:ascii="Arial" w:hAnsi="Arial" w:cs="Arial"/>
                <w:b/>
              </w:rPr>
              <w:t>Story Points</w:t>
            </w:r>
          </w:p>
        </w:tc>
        <w:tc>
          <w:tcPr>
            <w:tcW w:w="1134" w:type="dxa"/>
            <w:hideMark/>
          </w:tcPr>
          <w:p w14:paraId="1AE51721" w14:textId="77777777" w:rsidR="00DE710D" w:rsidRPr="006A3F8C" w:rsidRDefault="00DE710D">
            <w:pPr>
              <w:pStyle w:val="TableParagraph"/>
              <w:ind w:left="107"/>
              <w:rPr>
                <w:rFonts w:ascii="Arial" w:hAnsi="Arial" w:cs="Arial"/>
                <w:b/>
              </w:rPr>
            </w:pPr>
            <w:r w:rsidRPr="006A3F8C">
              <w:rPr>
                <w:rFonts w:ascii="Arial" w:hAnsi="Arial" w:cs="Arial"/>
                <w:b/>
              </w:rPr>
              <w:t>Priority</w:t>
            </w:r>
          </w:p>
        </w:tc>
        <w:tc>
          <w:tcPr>
            <w:tcW w:w="1276" w:type="dxa"/>
            <w:hideMark/>
          </w:tcPr>
          <w:p w14:paraId="61B50123" w14:textId="77777777" w:rsidR="00DE710D" w:rsidRPr="006A3F8C" w:rsidRDefault="00DE710D">
            <w:pPr>
              <w:pStyle w:val="TableParagraph"/>
              <w:rPr>
                <w:rFonts w:ascii="Arial" w:hAnsi="Arial" w:cs="Arial"/>
                <w:b/>
              </w:rPr>
            </w:pPr>
            <w:r w:rsidRPr="006A3F8C">
              <w:rPr>
                <w:rFonts w:ascii="Arial" w:hAnsi="Arial" w:cs="Arial"/>
                <w:b/>
              </w:rPr>
              <w:t>Team Members</w:t>
            </w:r>
          </w:p>
        </w:tc>
      </w:tr>
      <w:tr w:rsidR="00DE710D" w:rsidRPr="006A3F8C" w14:paraId="7206E75E" w14:textId="77777777" w:rsidTr="00DE710D">
        <w:trPr>
          <w:trHeight w:val="460"/>
        </w:trPr>
        <w:tc>
          <w:tcPr>
            <w:tcW w:w="1129" w:type="dxa"/>
            <w:hideMark/>
          </w:tcPr>
          <w:p w14:paraId="3A8C7E53" w14:textId="77777777" w:rsidR="00DE710D" w:rsidRPr="006A3F8C" w:rsidRDefault="00DE710D">
            <w:pPr>
              <w:pStyle w:val="TableParagraph"/>
              <w:rPr>
                <w:rFonts w:ascii="Arial" w:hAnsi="Arial" w:cs="Arial"/>
              </w:rPr>
            </w:pPr>
            <w:r w:rsidRPr="006A3F8C">
              <w:rPr>
                <w:rFonts w:ascii="Arial" w:hAnsi="Arial" w:cs="Arial"/>
              </w:rPr>
              <w:t>Sprint-2</w:t>
            </w:r>
          </w:p>
        </w:tc>
        <w:tc>
          <w:tcPr>
            <w:tcW w:w="1550" w:type="dxa"/>
          </w:tcPr>
          <w:p w14:paraId="3AD707E6" w14:textId="77777777" w:rsidR="00DE710D" w:rsidRPr="006A3F8C" w:rsidRDefault="00DE710D">
            <w:pPr>
              <w:pStyle w:val="TableParagraph"/>
              <w:ind w:left="0"/>
              <w:rPr>
                <w:rFonts w:ascii="Arial" w:eastAsia="Calibri" w:hAnsi="Arial" w:cs="Arial"/>
              </w:rPr>
            </w:pPr>
          </w:p>
        </w:tc>
        <w:tc>
          <w:tcPr>
            <w:tcW w:w="1167" w:type="dxa"/>
            <w:hideMark/>
          </w:tcPr>
          <w:p w14:paraId="6656E2E9" w14:textId="77777777" w:rsidR="00DE710D" w:rsidRPr="006A3F8C" w:rsidRDefault="00DE710D">
            <w:pPr>
              <w:pStyle w:val="TableParagraph"/>
              <w:ind w:left="115"/>
              <w:rPr>
                <w:rFonts w:ascii="Arial" w:hAnsi="Arial" w:cs="Arial"/>
              </w:rPr>
            </w:pPr>
            <w:r w:rsidRPr="006A3F8C">
              <w:rPr>
                <w:rFonts w:ascii="Arial" w:hAnsi="Arial" w:cs="Arial"/>
              </w:rPr>
              <w:t>USN-13</w:t>
            </w:r>
          </w:p>
        </w:tc>
        <w:tc>
          <w:tcPr>
            <w:tcW w:w="2386" w:type="dxa"/>
            <w:hideMark/>
          </w:tcPr>
          <w:p w14:paraId="2E4BF51D" w14:textId="77777777" w:rsidR="00DE710D" w:rsidRPr="006A3F8C" w:rsidRDefault="00DE710D">
            <w:pPr>
              <w:pStyle w:val="TableParagraph"/>
              <w:ind w:left="113"/>
              <w:rPr>
                <w:rFonts w:ascii="Arial" w:hAnsi="Arial" w:cs="Arial"/>
              </w:rPr>
            </w:pPr>
            <w:r w:rsidRPr="006A3F8C">
              <w:rPr>
                <w:rFonts w:ascii="Arial" w:hAnsi="Arial" w:cs="Arial"/>
              </w:rPr>
              <w:t>Train The Model</w:t>
            </w:r>
          </w:p>
        </w:tc>
        <w:tc>
          <w:tcPr>
            <w:tcW w:w="1418" w:type="dxa"/>
            <w:hideMark/>
          </w:tcPr>
          <w:p w14:paraId="330725AA" w14:textId="77777777" w:rsidR="00DE710D" w:rsidRPr="006A3F8C" w:rsidRDefault="00DE710D">
            <w:pPr>
              <w:pStyle w:val="TableParagraph"/>
              <w:ind w:left="9"/>
              <w:jc w:val="center"/>
              <w:rPr>
                <w:rFonts w:ascii="Arial" w:hAnsi="Arial" w:cs="Arial"/>
              </w:rPr>
            </w:pPr>
            <w:r w:rsidRPr="006A3F8C">
              <w:rPr>
                <w:rFonts w:ascii="Arial" w:hAnsi="Arial" w:cs="Arial"/>
              </w:rPr>
              <w:t>2</w:t>
            </w:r>
          </w:p>
        </w:tc>
        <w:tc>
          <w:tcPr>
            <w:tcW w:w="1134" w:type="dxa"/>
            <w:hideMark/>
          </w:tcPr>
          <w:p w14:paraId="343CB337" w14:textId="77777777" w:rsidR="00DE710D" w:rsidRPr="006A3F8C" w:rsidRDefault="00DE710D">
            <w:pPr>
              <w:pStyle w:val="TableParagraph"/>
              <w:ind w:left="107"/>
              <w:rPr>
                <w:rFonts w:ascii="Arial" w:hAnsi="Arial" w:cs="Arial"/>
              </w:rPr>
            </w:pPr>
            <w:r w:rsidRPr="006A3F8C">
              <w:rPr>
                <w:rFonts w:ascii="Arial" w:hAnsi="Arial" w:cs="Arial"/>
              </w:rPr>
              <w:t>Medium</w:t>
            </w:r>
          </w:p>
        </w:tc>
        <w:tc>
          <w:tcPr>
            <w:tcW w:w="1276" w:type="dxa"/>
            <w:hideMark/>
          </w:tcPr>
          <w:p w14:paraId="17B41143" w14:textId="77777777" w:rsidR="00DE710D" w:rsidRPr="006A3F8C" w:rsidRDefault="00DE710D">
            <w:pPr>
              <w:pStyle w:val="TableParagraph"/>
              <w:spacing w:line="211" w:lineRule="exact"/>
              <w:ind w:left="0"/>
              <w:rPr>
                <w:rFonts w:ascii="Arial" w:hAnsi="Arial" w:cs="Arial"/>
              </w:rPr>
            </w:pPr>
            <w:r w:rsidRPr="006A3F8C">
              <w:rPr>
                <w:rFonts w:ascii="Arial" w:hAnsi="Arial" w:cs="Arial"/>
              </w:rPr>
              <w:t xml:space="preserve">  All</w:t>
            </w:r>
          </w:p>
        </w:tc>
      </w:tr>
      <w:tr w:rsidR="00DE710D" w:rsidRPr="006A3F8C" w14:paraId="18BE2DE8" w14:textId="77777777" w:rsidTr="00DE710D">
        <w:trPr>
          <w:trHeight w:val="455"/>
        </w:trPr>
        <w:tc>
          <w:tcPr>
            <w:tcW w:w="1129" w:type="dxa"/>
            <w:hideMark/>
          </w:tcPr>
          <w:p w14:paraId="0DE6EB8D" w14:textId="77777777" w:rsidR="00DE710D" w:rsidRPr="006A3F8C" w:rsidRDefault="00DE710D">
            <w:pPr>
              <w:pStyle w:val="TableParagraph"/>
              <w:rPr>
                <w:rFonts w:ascii="Arial" w:hAnsi="Arial" w:cs="Arial"/>
              </w:rPr>
            </w:pPr>
            <w:r w:rsidRPr="006A3F8C">
              <w:rPr>
                <w:rFonts w:ascii="Arial" w:hAnsi="Arial" w:cs="Arial"/>
              </w:rPr>
              <w:t>Sprint-2</w:t>
            </w:r>
          </w:p>
        </w:tc>
        <w:tc>
          <w:tcPr>
            <w:tcW w:w="1550" w:type="dxa"/>
          </w:tcPr>
          <w:p w14:paraId="6EE73100" w14:textId="77777777" w:rsidR="00DE710D" w:rsidRPr="006A3F8C" w:rsidRDefault="00DE710D">
            <w:pPr>
              <w:pStyle w:val="TableParagraph"/>
              <w:ind w:left="0"/>
              <w:rPr>
                <w:rFonts w:ascii="Arial" w:eastAsia="Calibri" w:hAnsi="Arial" w:cs="Arial"/>
              </w:rPr>
            </w:pPr>
          </w:p>
        </w:tc>
        <w:tc>
          <w:tcPr>
            <w:tcW w:w="1167" w:type="dxa"/>
            <w:hideMark/>
          </w:tcPr>
          <w:p w14:paraId="364FB05B" w14:textId="77777777" w:rsidR="00DE710D" w:rsidRPr="006A3F8C" w:rsidRDefault="00DE710D">
            <w:pPr>
              <w:pStyle w:val="TableParagraph"/>
              <w:ind w:left="115"/>
              <w:rPr>
                <w:rFonts w:ascii="Arial" w:hAnsi="Arial" w:cs="Arial"/>
              </w:rPr>
            </w:pPr>
            <w:r w:rsidRPr="006A3F8C">
              <w:rPr>
                <w:rFonts w:ascii="Arial" w:hAnsi="Arial" w:cs="Arial"/>
              </w:rPr>
              <w:t>USN-14</w:t>
            </w:r>
          </w:p>
        </w:tc>
        <w:tc>
          <w:tcPr>
            <w:tcW w:w="2386" w:type="dxa"/>
            <w:hideMark/>
          </w:tcPr>
          <w:p w14:paraId="2A2D6781" w14:textId="77777777" w:rsidR="00DE710D" w:rsidRPr="006A3F8C" w:rsidRDefault="00DE710D">
            <w:pPr>
              <w:pStyle w:val="TableParagraph"/>
              <w:ind w:left="113"/>
              <w:rPr>
                <w:rFonts w:ascii="Arial" w:hAnsi="Arial" w:cs="Arial"/>
              </w:rPr>
            </w:pPr>
            <w:r w:rsidRPr="006A3F8C">
              <w:rPr>
                <w:rFonts w:ascii="Arial" w:hAnsi="Arial" w:cs="Arial"/>
              </w:rPr>
              <w:t>Model Evaluation</w:t>
            </w:r>
          </w:p>
        </w:tc>
        <w:tc>
          <w:tcPr>
            <w:tcW w:w="1418" w:type="dxa"/>
            <w:hideMark/>
          </w:tcPr>
          <w:p w14:paraId="2AE88E8A" w14:textId="77777777" w:rsidR="00DE710D" w:rsidRPr="006A3F8C" w:rsidRDefault="00DE710D">
            <w:pPr>
              <w:pStyle w:val="TableParagraph"/>
              <w:ind w:left="9"/>
              <w:jc w:val="center"/>
              <w:rPr>
                <w:rFonts w:ascii="Arial" w:hAnsi="Arial" w:cs="Arial"/>
              </w:rPr>
            </w:pPr>
            <w:r w:rsidRPr="006A3F8C">
              <w:rPr>
                <w:rFonts w:ascii="Arial" w:hAnsi="Arial" w:cs="Arial"/>
              </w:rPr>
              <w:t>1</w:t>
            </w:r>
          </w:p>
        </w:tc>
        <w:tc>
          <w:tcPr>
            <w:tcW w:w="1134" w:type="dxa"/>
            <w:hideMark/>
          </w:tcPr>
          <w:p w14:paraId="36B11355" w14:textId="77777777" w:rsidR="00DE710D" w:rsidRPr="006A3F8C" w:rsidRDefault="00DE710D">
            <w:pPr>
              <w:pStyle w:val="TableParagraph"/>
              <w:ind w:left="107"/>
              <w:rPr>
                <w:rFonts w:ascii="Arial" w:hAnsi="Arial" w:cs="Arial"/>
              </w:rPr>
            </w:pPr>
            <w:r w:rsidRPr="006A3F8C">
              <w:rPr>
                <w:rFonts w:ascii="Arial" w:hAnsi="Arial" w:cs="Arial"/>
              </w:rPr>
              <w:t>Medium</w:t>
            </w:r>
          </w:p>
        </w:tc>
        <w:tc>
          <w:tcPr>
            <w:tcW w:w="1276" w:type="dxa"/>
            <w:hideMark/>
          </w:tcPr>
          <w:p w14:paraId="423F7D7E" w14:textId="77777777" w:rsidR="00DE710D" w:rsidRPr="006A3F8C" w:rsidRDefault="00DE710D">
            <w:pPr>
              <w:pStyle w:val="TableParagraph"/>
              <w:spacing w:line="234" w:lineRule="exact"/>
              <w:rPr>
                <w:rFonts w:ascii="Arial" w:hAnsi="Arial" w:cs="Arial"/>
              </w:rPr>
            </w:pPr>
            <w:r w:rsidRPr="006A3F8C">
              <w:rPr>
                <w:rFonts w:ascii="Arial" w:hAnsi="Arial" w:cs="Arial"/>
              </w:rPr>
              <w:t>All</w:t>
            </w:r>
          </w:p>
        </w:tc>
      </w:tr>
      <w:tr w:rsidR="00DE710D" w:rsidRPr="006A3F8C" w14:paraId="16528040" w14:textId="77777777" w:rsidTr="00DE710D">
        <w:trPr>
          <w:trHeight w:val="393"/>
        </w:trPr>
        <w:tc>
          <w:tcPr>
            <w:tcW w:w="1129" w:type="dxa"/>
            <w:hideMark/>
          </w:tcPr>
          <w:p w14:paraId="52F3DCAB" w14:textId="77777777" w:rsidR="00DE710D" w:rsidRPr="006A3F8C" w:rsidRDefault="00DE710D">
            <w:pPr>
              <w:pStyle w:val="TableParagraph"/>
              <w:rPr>
                <w:rFonts w:ascii="Arial" w:hAnsi="Arial" w:cs="Arial"/>
              </w:rPr>
            </w:pPr>
            <w:r w:rsidRPr="006A3F8C">
              <w:rPr>
                <w:rFonts w:ascii="Arial" w:hAnsi="Arial" w:cs="Arial"/>
              </w:rPr>
              <w:t>Sprint-2</w:t>
            </w:r>
          </w:p>
        </w:tc>
        <w:tc>
          <w:tcPr>
            <w:tcW w:w="1550" w:type="dxa"/>
          </w:tcPr>
          <w:p w14:paraId="70657F95" w14:textId="77777777" w:rsidR="00DE710D" w:rsidRPr="006A3F8C" w:rsidRDefault="00DE710D">
            <w:pPr>
              <w:pStyle w:val="TableParagraph"/>
              <w:ind w:left="0"/>
              <w:rPr>
                <w:rFonts w:ascii="Arial" w:eastAsia="Calibri" w:hAnsi="Arial" w:cs="Arial"/>
              </w:rPr>
            </w:pPr>
          </w:p>
        </w:tc>
        <w:tc>
          <w:tcPr>
            <w:tcW w:w="1167" w:type="dxa"/>
            <w:hideMark/>
          </w:tcPr>
          <w:p w14:paraId="00DC73D0" w14:textId="77777777" w:rsidR="00DE710D" w:rsidRPr="006A3F8C" w:rsidRDefault="00DE710D">
            <w:pPr>
              <w:pStyle w:val="TableParagraph"/>
              <w:ind w:left="115"/>
              <w:rPr>
                <w:rFonts w:ascii="Arial" w:hAnsi="Arial" w:cs="Arial"/>
              </w:rPr>
            </w:pPr>
            <w:r w:rsidRPr="006A3F8C">
              <w:rPr>
                <w:rFonts w:ascii="Arial" w:hAnsi="Arial" w:cs="Arial"/>
              </w:rPr>
              <w:t>USN-15</w:t>
            </w:r>
          </w:p>
        </w:tc>
        <w:tc>
          <w:tcPr>
            <w:tcW w:w="2386" w:type="dxa"/>
            <w:hideMark/>
          </w:tcPr>
          <w:p w14:paraId="2453AFA2" w14:textId="77777777" w:rsidR="00DE710D" w:rsidRPr="006A3F8C" w:rsidRDefault="00DE710D">
            <w:pPr>
              <w:pStyle w:val="TableParagraph"/>
              <w:ind w:left="113"/>
              <w:rPr>
                <w:rFonts w:ascii="Arial" w:hAnsi="Arial" w:cs="Arial"/>
              </w:rPr>
            </w:pPr>
            <w:r w:rsidRPr="006A3F8C">
              <w:rPr>
                <w:rFonts w:ascii="Arial" w:hAnsi="Arial" w:cs="Arial"/>
              </w:rPr>
              <w:t>Save The Model</w:t>
            </w:r>
          </w:p>
        </w:tc>
        <w:tc>
          <w:tcPr>
            <w:tcW w:w="1418" w:type="dxa"/>
            <w:hideMark/>
          </w:tcPr>
          <w:p w14:paraId="39858EC1" w14:textId="77777777" w:rsidR="00DE710D" w:rsidRPr="006A3F8C" w:rsidRDefault="00DE710D">
            <w:pPr>
              <w:pStyle w:val="TableParagraph"/>
              <w:ind w:left="9"/>
              <w:jc w:val="center"/>
              <w:rPr>
                <w:rFonts w:ascii="Arial" w:hAnsi="Arial" w:cs="Arial"/>
              </w:rPr>
            </w:pPr>
            <w:r w:rsidRPr="006A3F8C">
              <w:rPr>
                <w:rFonts w:ascii="Arial" w:hAnsi="Arial" w:cs="Arial"/>
              </w:rPr>
              <w:t>2</w:t>
            </w:r>
          </w:p>
        </w:tc>
        <w:tc>
          <w:tcPr>
            <w:tcW w:w="1134" w:type="dxa"/>
            <w:hideMark/>
          </w:tcPr>
          <w:p w14:paraId="53C24A3B" w14:textId="77777777" w:rsidR="00DE710D" w:rsidRPr="006A3F8C" w:rsidRDefault="00DE710D">
            <w:pPr>
              <w:pStyle w:val="TableParagraph"/>
              <w:ind w:left="107"/>
              <w:rPr>
                <w:rFonts w:ascii="Arial" w:hAnsi="Arial" w:cs="Arial"/>
              </w:rPr>
            </w:pPr>
            <w:r w:rsidRPr="006A3F8C">
              <w:rPr>
                <w:rFonts w:ascii="Arial" w:hAnsi="Arial" w:cs="Arial"/>
              </w:rPr>
              <w:t>Medium</w:t>
            </w:r>
          </w:p>
        </w:tc>
        <w:tc>
          <w:tcPr>
            <w:tcW w:w="1276" w:type="dxa"/>
            <w:hideMark/>
          </w:tcPr>
          <w:p w14:paraId="5FA69FEF" w14:textId="77777777" w:rsidR="00DE710D" w:rsidRPr="006A3F8C" w:rsidRDefault="00DE710D">
            <w:pPr>
              <w:pStyle w:val="TableParagraph"/>
              <w:rPr>
                <w:rFonts w:ascii="Arial" w:hAnsi="Arial" w:cs="Arial"/>
              </w:rPr>
            </w:pPr>
            <w:r w:rsidRPr="006A3F8C">
              <w:rPr>
                <w:rFonts w:ascii="Arial" w:hAnsi="Arial" w:cs="Arial"/>
              </w:rPr>
              <w:t>All</w:t>
            </w:r>
          </w:p>
        </w:tc>
      </w:tr>
      <w:tr w:rsidR="00DE710D" w:rsidRPr="006A3F8C" w14:paraId="1CE80D1C" w14:textId="77777777" w:rsidTr="00DE710D">
        <w:trPr>
          <w:trHeight w:val="437"/>
        </w:trPr>
        <w:tc>
          <w:tcPr>
            <w:tcW w:w="1129" w:type="dxa"/>
            <w:hideMark/>
          </w:tcPr>
          <w:p w14:paraId="760EC45B" w14:textId="77777777" w:rsidR="00DE710D" w:rsidRPr="006A3F8C" w:rsidRDefault="00DE710D">
            <w:pPr>
              <w:pStyle w:val="TableParagraph"/>
              <w:rPr>
                <w:rFonts w:ascii="Arial" w:hAnsi="Arial" w:cs="Arial"/>
              </w:rPr>
            </w:pPr>
            <w:r w:rsidRPr="006A3F8C">
              <w:rPr>
                <w:rFonts w:ascii="Arial" w:hAnsi="Arial" w:cs="Arial"/>
              </w:rPr>
              <w:t>Sprint-2</w:t>
            </w:r>
          </w:p>
        </w:tc>
        <w:tc>
          <w:tcPr>
            <w:tcW w:w="1550" w:type="dxa"/>
          </w:tcPr>
          <w:p w14:paraId="2F8FBE3C" w14:textId="77777777" w:rsidR="00DE710D" w:rsidRPr="006A3F8C" w:rsidRDefault="00DE710D">
            <w:pPr>
              <w:pStyle w:val="TableParagraph"/>
              <w:ind w:left="0"/>
              <w:rPr>
                <w:rFonts w:ascii="Arial" w:eastAsia="Calibri" w:hAnsi="Arial" w:cs="Arial"/>
              </w:rPr>
            </w:pPr>
          </w:p>
        </w:tc>
        <w:tc>
          <w:tcPr>
            <w:tcW w:w="1167" w:type="dxa"/>
            <w:hideMark/>
          </w:tcPr>
          <w:p w14:paraId="3881E248" w14:textId="77777777" w:rsidR="00DE710D" w:rsidRPr="006A3F8C" w:rsidRDefault="00DE710D">
            <w:pPr>
              <w:pStyle w:val="TableParagraph"/>
              <w:ind w:left="115"/>
              <w:rPr>
                <w:rFonts w:ascii="Arial" w:hAnsi="Arial" w:cs="Arial"/>
              </w:rPr>
            </w:pPr>
            <w:r w:rsidRPr="006A3F8C">
              <w:rPr>
                <w:rFonts w:ascii="Arial" w:hAnsi="Arial" w:cs="Arial"/>
              </w:rPr>
              <w:t>USN-16</w:t>
            </w:r>
          </w:p>
        </w:tc>
        <w:tc>
          <w:tcPr>
            <w:tcW w:w="2386" w:type="dxa"/>
            <w:hideMark/>
          </w:tcPr>
          <w:p w14:paraId="69D2BFDE" w14:textId="77777777" w:rsidR="00DE710D" w:rsidRPr="006A3F8C" w:rsidRDefault="00DE710D">
            <w:pPr>
              <w:pStyle w:val="TableParagraph"/>
              <w:ind w:left="113"/>
              <w:rPr>
                <w:rFonts w:ascii="Arial" w:hAnsi="Arial" w:cs="Arial"/>
              </w:rPr>
            </w:pPr>
            <w:r w:rsidRPr="006A3F8C">
              <w:rPr>
                <w:rFonts w:ascii="Arial" w:hAnsi="Arial" w:cs="Arial"/>
              </w:rPr>
              <w:t>Test The Model</w:t>
            </w:r>
          </w:p>
        </w:tc>
        <w:tc>
          <w:tcPr>
            <w:tcW w:w="1418" w:type="dxa"/>
            <w:hideMark/>
          </w:tcPr>
          <w:p w14:paraId="55178E13" w14:textId="77777777" w:rsidR="00DE710D" w:rsidRPr="006A3F8C" w:rsidRDefault="00DE710D">
            <w:pPr>
              <w:pStyle w:val="TableParagraph"/>
              <w:ind w:left="9"/>
              <w:jc w:val="center"/>
              <w:rPr>
                <w:rFonts w:ascii="Arial" w:hAnsi="Arial" w:cs="Arial"/>
              </w:rPr>
            </w:pPr>
            <w:r w:rsidRPr="006A3F8C">
              <w:rPr>
                <w:rFonts w:ascii="Arial" w:hAnsi="Arial" w:cs="Arial"/>
              </w:rPr>
              <w:t>3</w:t>
            </w:r>
          </w:p>
        </w:tc>
        <w:tc>
          <w:tcPr>
            <w:tcW w:w="1134" w:type="dxa"/>
            <w:hideMark/>
          </w:tcPr>
          <w:p w14:paraId="03B2545C" w14:textId="77777777" w:rsidR="00DE710D" w:rsidRPr="006A3F8C" w:rsidRDefault="00DE710D">
            <w:pPr>
              <w:pStyle w:val="TableParagraph"/>
              <w:ind w:left="107"/>
              <w:rPr>
                <w:rFonts w:ascii="Arial" w:hAnsi="Arial" w:cs="Arial"/>
              </w:rPr>
            </w:pPr>
            <w:r w:rsidRPr="006A3F8C">
              <w:rPr>
                <w:rFonts w:ascii="Arial" w:hAnsi="Arial" w:cs="Arial"/>
              </w:rPr>
              <w:t>High</w:t>
            </w:r>
          </w:p>
        </w:tc>
        <w:tc>
          <w:tcPr>
            <w:tcW w:w="1276" w:type="dxa"/>
            <w:hideMark/>
          </w:tcPr>
          <w:p w14:paraId="6B5AFEA6" w14:textId="77777777" w:rsidR="00DE710D" w:rsidRPr="006A3F8C" w:rsidRDefault="00DE710D">
            <w:pPr>
              <w:pStyle w:val="TableParagraph"/>
              <w:spacing w:line="209" w:lineRule="exact"/>
              <w:rPr>
                <w:rFonts w:ascii="Arial" w:hAnsi="Arial" w:cs="Arial"/>
              </w:rPr>
            </w:pPr>
            <w:r w:rsidRPr="006A3F8C">
              <w:rPr>
                <w:rFonts w:ascii="Arial" w:hAnsi="Arial" w:cs="Arial"/>
              </w:rPr>
              <w:t>All</w:t>
            </w:r>
          </w:p>
        </w:tc>
      </w:tr>
      <w:tr w:rsidR="00DE710D" w:rsidRPr="006A3F8C" w14:paraId="5ABC1E75" w14:textId="77777777" w:rsidTr="00DE710D">
        <w:trPr>
          <w:trHeight w:val="460"/>
        </w:trPr>
        <w:tc>
          <w:tcPr>
            <w:tcW w:w="1129" w:type="dxa"/>
            <w:hideMark/>
          </w:tcPr>
          <w:p w14:paraId="0D4BA6BE" w14:textId="77777777" w:rsidR="00DE710D" w:rsidRPr="006A3F8C" w:rsidRDefault="00DE710D">
            <w:pPr>
              <w:pStyle w:val="TableParagraph"/>
              <w:spacing w:line="243" w:lineRule="exact"/>
              <w:rPr>
                <w:rFonts w:ascii="Arial" w:hAnsi="Arial" w:cs="Arial"/>
              </w:rPr>
            </w:pPr>
            <w:r w:rsidRPr="006A3F8C">
              <w:rPr>
                <w:rFonts w:ascii="Arial" w:hAnsi="Arial" w:cs="Arial"/>
              </w:rPr>
              <w:t>Sprint-3</w:t>
            </w:r>
          </w:p>
        </w:tc>
        <w:tc>
          <w:tcPr>
            <w:tcW w:w="1550" w:type="dxa"/>
            <w:hideMark/>
          </w:tcPr>
          <w:p w14:paraId="2A488A03" w14:textId="77777777" w:rsidR="00DE710D" w:rsidRPr="006A3F8C" w:rsidRDefault="00DE710D">
            <w:pPr>
              <w:pStyle w:val="TableParagraph"/>
              <w:spacing w:line="243" w:lineRule="exact"/>
              <w:ind w:left="110"/>
              <w:rPr>
                <w:rFonts w:ascii="Arial" w:hAnsi="Arial" w:cs="Arial"/>
              </w:rPr>
            </w:pPr>
            <w:r w:rsidRPr="006A3F8C">
              <w:rPr>
                <w:rFonts w:ascii="Arial" w:hAnsi="Arial" w:cs="Arial"/>
              </w:rPr>
              <w:t>Application Building</w:t>
            </w:r>
          </w:p>
        </w:tc>
        <w:tc>
          <w:tcPr>
            <w:tcW w:w="1167" w:type="dxa"/>
            <w:hideMark/>
          </w:tcPr>
          <w:p w14:paraId="3BE35767" w14:textId="77777777" w:rsidR="00DE710D" w:rsidRPr="006A3F8C" w:rsidRDefault="00DE710D">
            <w:pPr>
              <w:pStyle w:val="TableParagraph"/>
              <w:spacing w:line="243" w:lineRule="exact"/>
              <w:ind w:left="115"/>
              <w:rPr>
                <w:rFonts w:ascii="Arial" w:hAnsi="Arial" w:cs="Arial"/>
              </w:rPr>
            </w:pPr>
            <w:r w:rsidRPr="006A3F8C">
              <w:rPr>
                <w:rFonts w:ascii="Arial" w:hAnsi="Arial" w:cs="Arial"/>
              </w:rPr>
              <w:t>USN-17</w:t>
            </w:r>
          </w:p>
        </w:tc>
        <w:tc>
          <w:tcPr>
            <w:tcW w:w="2386" w:type="dxa"/>
            <w:hideMark/>
          </w:tcPr>
          <w:p w14:paraId="1B9CDABE" w14:textId="77777777" w:rsidR="00DE710D" w:rsidRPr="006A3F8C" w:rsidRDefault="00DE710D">
            <w:pPr>
              <w:pStyle w:val="TableParagraph"/>
              <w:spacing w:line="243" w:lineRule="exact"/>
              <w:ind w:left="113"/>
              <w:rPr>
                <w:rFonts w:ascii="Arial" w:hAnsi="Arial" w:cs="Arial"/>
              </w:rPr>
            </w:pPr>
            <w:r w:rsidRPr="006A3F8C">
              <w:rPr>
                <w:rFonts w:ascii="Arial" w:hAnsi="Arial" w:cs="Arial"/>
              </w:rPr>
              <w:t>Create An HTML File</w:t>
            </w:r>
          </w:p>
        </w:tc>
        <w:tc>
          <w:tcPr>
            <w:tcW w:w="1418" w:type="dxa"/>
            <w:hideMark/>
          </w:tcPr>
          <w:p w14:paraId="6B807A12" w14:textId="77777777" w:rsidR="00DE710D" w:rsidRPr="006A3F8C" w:rsidRDefault="00DE710D">
            <w:pPr>
              <w:pStyle w:val="TableParagraph"/>
              <w:spacing w:line="243" w:lineRule="exact"/>
              <w:ind w:left="9"/>
              <w:jc w:val="center"/>
              <w:rPr>
                <w:rFonts w:ascii="Arial" w:hAnsi="Arial" w:cs="Arial"/>
              </w:rPr>
            </w:pPr>
            <w:r w:rsidRPr="006A3F8C">
              <w:rPr>
                <w:rFonts w:ascii="Arial" w:hAnsi="Arial" w:cs="Arial"/>
              </w:rPr>
              <w:t>4</w:t>
            </w:r>
          </w:p>
        </w:tc>
        <w:tc>
          <w:tcPr>
            <w:tcW w:w="1134" w:type="dxa"/>
            <w:hideMark/>
          </w:tcPr>
          <w:p w14:paraId="3AD7F695" w14:textId="77777777" w:rsidR="00DE710D" w:rsidRPr="006A3F8C" w:rsidRDefault="00DE710D">
            <w:pPr>
              <w:pStyle w:val="TableParagraph"/>
              <w:spacing w:line="243" w:lineRule="exact"/>
              <w:ind w:left="106"/>
              <w:rPr>
                <w:rFonts w:ascii="Arial" w:hAnsi="Arial" w:cs="Arial"/>
              </w:rPr>
            </w:pPr>
            <w:r w:rsidRPr="006A3F8C">
              <w:rPr>
                <w:rFonts w:ascii="Arial" w:hAnsi="Arial" w:cs="Arial"/>
              </w:rPr>
              <w:t>Medium</w:t>
            </w:r>
          </w:p>
        </w:tc>
        <w:tc>
          <w:tcPr>
            <w:tcW w:w="1276" w:type="dxa"/>
            <w:hideMark/>
          </w:tcPr>
          <w:p w14:paraId="0A1B774B" w14:textId="77777777" w:rsidR="00DE710D" w:rsidRPr="006A3F8C" w:rsidRDefault="00DE710D">
            <w:pPr>
              <w:pStyle w:val="TableParagraph"/>
              <w:rPr>
                <w:rFonts w:ascii="Arial" w:hAnsi="Arial" w:cs="Arial"/>
              </w:rPr>
            </w:pPr>
            <w:r w:rsidRPr="006A3F8C">
              <w:rPr>
                <w:rFonts w:ascii="Arial" w:hAnsi="Arial" w:cs="Arial"/>
              </w:rPr>
              <w:t>All</w:t>
            </w:r>
          </w:p>
        </w:tc>
      </w:tr>
      <w:tr w:rsidR="00DE710D" w:rsidRPr="006A3F8C" w14:paraId="688A24B4" w14:textId="77777777" w:rsidTr="00DE710D">
        <w:trPr>
          <w:trHeight w:val="460"/>
        </w:trPr>
        <w:tc>
          <w:tcPr>
            <w:tcW w:w="1129" w:type="dxa"/>
            <w:hideMark/>
          </w:tcPr>
          <w:p w14:paraId="7DE960C4" w14:textId="77777777" w:rsidR="00DE710D" w:rsidRPr="006A3F8C" w:rsidRDefault="00DE710D">
            <w:pPr>
              <w:pStyle w:val="TableParagraph"/>
              <w:spacing w:line="238" w:lineRule="exact"/>
              <w:rPr>
                <w:rFonts w:ascii="Arial" w:hAnsi="Arial" w:cs="Arial"/>
              </w:rPr>
            </w:pPr>
            <w:r w:rsidRPr="006A3F8C">
              <w:rPr>
                <w:rFonts w:ascii="Arial" w:hAnsi="Arial" w:cs="Arial"/>
              </w:rPr>
              <w:t>Sprint-3</w:t>
            </w:r>
          </w:p>
        </w:tc>
        <w:tc>
          <w:tcPr>
            <w:tcW w:w="1550" w:type="dxa"/>
          </w:tcPr>
          <w:p w14:paraId="7D323F7A" w14:textId="77777777" w:rsidR="00DE710D" w:rsidRPr="006A3F8C" w:rsidRDefault="00DE710D">
            <w:pPr>
              <w:pStyle w:val="TableParagraph"/>
              <w:ind w:left="0"/>
              <w:rPr>
                <w:rFonts w:ascii="Arial" w:eastAsia="Calibri" w:hAnsi="Arial" w:cs="Arial"/>
              </w:rPr>
            </w:pPr>
          </w:p>
        </w:tc>
        <w:tc>
          <w:tcPr>
            <w:tcW w:w="1167" w:type="dxa"/>
            <w:hideMark/>
          </w:tcPr>
          <w:p w14:paraId="0BBA2A54" w14:textId="77777777" w:rsidR="00DE710D" w:rsidRPr="006A3F8C" w:rsidRDefault="00DE710D">
            <w:pPr>
              <w:pStyle w:val="TableParagraph"/>
              <w:spacing w:line="238" w:lineRule="exact"/>
              <w:ind w:left="115"/>
              <w:rPr>
                <w:rFonts w:ascii="Arial" w:hAnsi="Arial" w:cs="Arial"/>
              </w:rPr>
            </w:pPr>
            <w:r w:rsidRPr="006A3F8C">
              <w:rPr>
                <w:rFonts w:ascii="Arial" w:hAnsi="Arial" w:cs="Arial"/>
              </w:rPr>
              <w:t>USN-18</w:t>
            </w:r>
          </w:p>
        </w:tc>
        <w:tc>
          <w:tcPr>
            <w:tcW w:w="2386" w:type="dxa"/>
            <w:hideMark/>
          </w:tcPr>
          <w:p w14:paraId="7FF6877E" w14:textId="77777777" w:rsidR="00DE710D" w:rsidRPr="006A3F8C" w:rsidRDefault="00DE710D">
            <w:pPr>
              <w:pStyle w:val="TableParagraph"/>
              <w:spacing w:line="238" w:lineRule="exact"/>
              <w:ind w:left="113"/>
              <w:rPr>
                <w:rFonts w:ascii="Arial" w:hAnsi="Arial" w:cs="Arial"/>
              </w:rPr>
            </w:pPr>
            <w:r w:rsidRPr="006A3F8C">
              <w:rPr>
                <w:rFonts w:ascii="Arial" w:hAnsi="Arial" w:cs="Arial"/>
              </w:rPr>
              <w:t>Build Python Code</w:t>
            </w:r>
          </w:p>
        </w:tc>
        <w:tc>
          <w:tcPr>
            <w:tcW w:w="1418" w:type="dxa"/>
            <w:hideMark/>
          </w:tcPr>
          <w:p w14:paraId="2FB8E8B5" w14:textId="77777777" w:rsidR="00DE710D" w:rsidRPr="006A3F8C" w:rsidRDefault="00DE710D">
            <w:pPr>
              <w:pStyle w:val="TableParagraph"/>
              <w:spacing w:line="238" w:lineRule="exact"/>
              <w:ind w:left="9"/>
              <w:jc w:val="center"/>
              <w:rPr>
                <w:rFonts w:ascii="Arial" w:hAnsi="Arial" w:cs="Arial"/>
              </w:rPr>
            </w:pPr>
            <w:r w:rsidRPr="006A3F8C">
              <w:rPr>
                <w:rFonts w:ascii="Arial" w:hAnsi="Arial" w:cs="Arial"/>
              </w:rPr>
              <w:t>4</w:t>
            </w:r>
          </w:p>
        </w:tc>
        <w:tc>
          <w:tcPr>
            <w:tcW w:w="1134" w:type="dxa"/>
            <w:hideMark/>
          </w:tcPr>
          <w:p w14:paraId="63C42C03" w14:textId="77777777" w:rsidR="00DE710D" w:rsidRPr="006A3F8C" w:rsidRDefault="00DE710D">
            <w:pPr>
              <w:pStyle w:val="TableParagraph"/>
              <w:spacing w:line="238" w:lineRule="exact"/>
              <w:ind w:left="107"/>
              <w:rPr>
                <w:rFonts w:ascii="Arial" w:hAnsi="Arial" w:cs="Arial"/>
              </w:rPr>
            </w:pPr>
            <w:r w:rsidRPr="006A3F8C">
              <w:rPr>
                <w:rFonts w:ascii="Arial" w:hAnsi="Arial" w:cs="Arial"/>
              </w:rPr>
              <w:t>High</w:t>
            </w:r>
          </w:p>
        </w:tc>
        <w:tc>
          <w:tcPr>
            <w:tcW w:w="1276" w:type="dxa"/>
            <w:hideMark/>
          </w:tcPr>
          <w:p w14:paraId="77D95B22" w14:textId="77777777" w:rsidR="00DE710D" w:rsidRPr="006A3F8C" w:rsidRDefault="00DE710D">
            <w:pPr>
              <w:pStyle w:val="TableParagraph"/>
              <w:spacing w:line="228" w:lineRule="exact"/>
              <w:ind w:right="195"/>
              <w:rPr>
                <w:rFonts w:ascii="Arial" w:hAnsi="Arial" w:cs="Arial"/>
              </w:rPr>
            </w:pPr>
            <w:r w:rsidRPr="006A3F8C">
              <w:rPr>
                <w:rFonts w:ascii="Arial" w:hAnsi="Arial" w:cs="Arial"/>
              </w:rPr>
              <w:t>All</w:t>
            </w:r>
          </w:p>
        </w:tc>
      </w:tr>
      <w:tr w:rsidR="00DE710D" w:rsidRPr="006A3F8C" w14:paraId="1C6201C5" w14:textId="77777777" w:rsidTr="00DE710D">
        <w:trPr>
          <w:trHeight w:val="393"/>
        </w:trPr>
        <w:tc>
          <w:tcPr>
            <w:tcW w:w="1129" w:type="dxa"/>
            <w:hideMark/>
          </w:tcPr>
          <w:p w14:paraId="16AF0940" w14:textId="77777777" w:rsidR="00DE710D" w:rsidRPr="006A3F8C" w:rsidRDefault="00DE710D">
            <w:pPr>
              <w:pStyle w:val="TableParagraph"/>
              <w:rPr>
                <w:rFonts w:ascii="Arial" w:hAnsi="Arial" w:cs="Arial"/>
              </w:rPr>
            </w:pPr>
            <w:r w:rsidRPr="006A3F8C">
              <w:rPr>
                <w:rFonts w:ascii="Arial" w:hAnsi="Arial" w:cs="Arial"/>
              </w:rPr>
              <w:t>Sprint-3</w:t>
            </w:r>
          </w:p>
        </w:tc>
        <w:tc>
          <w:tcPr>
            <w:tcW w:w="1550" w:type="dxa"/>
          </w:tcPr>
          <w:p w14:paraId="54029964" w14:textId="77777777" w:rsidR="00DE710D" w:rsidRPr="006A3F8C" w:rsidRDefault="00DE710D">
            <w:pPr>
              <w:pStyle w:val="TableParagraph"/>
              <w:ind w:left="0"/>
              <w:rPr>
                <w:rFonts w:ascii="Arial" w:eastAsia="Calibri" w:hAnsi="Arial" w:cs="Arial"/>
              </w:rPr>
            </w:pPr>
          </w:p>
        </w:tc>
        <w:tc>
          <w:tcPr>
            <w:tcW w:w="1167" w:type="dxa"/>
            <w:hideMark/>
          </w:tcPr>
          <w:p w14:paraId="02C37390" w14:textId="77777777" w:rsidR="00DE710D" w:rsidRPr="006A3F8C" w:rsidRDefault="00DE710D">
            <w:pPr>
              <w:pStyle w:val="TableParagraph"/>
              <w:ind w:left="115"/>
              <w:rPr>
                <w:rFonts w:ascii="Arial" w:hAnsi="Arial" w:cs="Arial"/>
              </w:rPr>
            </w:pPr>
            <w:r w:rsidRPr="006A3F8C">
              <w:rPr>
                <w:rFonts w:ascii="Arial" w:hAnsi="Arial" w:cs="Arial"/>
              </w:rPr>
              <w:t>USN-19</w:t>
            </w:r>
          </w:p>
        </w:tc>
        <w:tc>
          <w:tcPr>
            <w:tcW w:w="2386" w:type="dxa"/>
            <w:hideMark/>
          </w:tcPr>
          <w:p w14:paraId="1F3513D0" w14:textId="77777777" w:rsidR="00DE710D" w:rsidRPr="006A3F8C" w:rsidRDefault="00DE710D">
            <w:pPr>
              <w:pStyle w:val="TableParagraph"/>
              <w:ind w:left="113"/>
              <w:rPr>
                <w:rFonts w:ascii="Arial" w:hAnsi="Arial" w:cs="Arial"/>
              </w:rPr>
            </w:pPr>
            <w:r w:rsidRPr="006A3F8C">
              <w:rPr>
                <w:rFonts w:ascii="Arial" w:hAnsi="Arial" w:cs="Arial"/>
              </w:rPr>
              <w:t>Run The App in Local Browser</w:t>
            </w:r>
          </w:p>
        </w:tc>
        <w:tc>
          <w:tcPr>
            <w:tcW w:w="1418" w:type="dxa"/>
            <w:hideMark/>
          </w:tcPr>
          <w:p w14:paraId="5245C464" w14:textId="77777777" w:rsidR="00DE710D" w:rsidRPr="006A3F8C" w:rsidRDefault="00DE710D">
            <w:pPr>
              <w:pStyle w:val="TableParagraph"/>
              <w:ind w:left="9"/>
              <w:jc w:val="center"/>
              <w:rPr>
                <w:rFonts w:ascii="Arial" w:hAnsi="Arial" w:cs="Arial"/>
              </w:rPr>
            </w:pPr>
            <w:r w:rsidRPr="006A3F8C">
              <w:rPr>
                <w:rFonts w:ascii="Arial" w:hAnsi="Arial" w:cs="Arial"/>
              </w:rPr>
              <w:t>4</w:t>
            </w:r>
          </w:p>
        </w:tc>
        <w:tc>
          <w:tcPr>
            <w:tcW w:w="1134" w:type="dxa"/>
            <w:hideMark/>
          </w:tcPr>
          <w:p w14:paraId="598C1927" w14:textId="77777777" w:rsidR="00DE710D" w:rsidRPr="006A3F8C" w:rsidRDefault="00DE710D">
            <w:pPr>
              <w:pStyle w:val="TableParagraph"/>
              <w:ind w:left="107"/>
              <w:rPr>
                <w:rFonts w:ascii="Arial" w:hAnsi="Arial" w:cs="Arial"/>
              </w:rPr>
            </w:pPr>
            <w:r w:rsidRPr="006A3F8C">
              <w:rPr>
                <w:rFonts w:ascii="Arial" w:hAnsi="Arial" w:cs="Arial"/>
              </w:rPr>
              <w:t>Medium</w:t>
            </w:r>
          </w:p>
        </w:tc>
        <w:tc>
          <w:tcPr>
            <w:tcW w:w="1276" w:type="dxa"/>
            <w:hideMark/>
          </w:tcPr>
          <w:p w14:paraId="6EADCB6D" w14:textId="77777777" w:rsidR="00DE710D" w:rsidRPr="006A3F8C" w:rsidRDefault="00DE710D">
            <w:pPr>
              <w:pStyle w:val="TableParagraph"/>
              <w:rPr>
                <w:rFonts w:ascii="Arial" w:hAnsi="Arial" w:cs="Arial"/>
              </w:rPr>
            </w:pPr>
            <w:r w:rsidRPr="006A3F8C">
              <w:rPr>
                <w:rFonts w:ascii="Arial" w:hAnsi="Arial" w:cs="Arial"/>
              </w:rPr>
              <w:t>All</w:t>
            </w:r>
          </w:p>
        </w:tc>
      </w:tr>
      <w:tr w:rsidR="00DE710D" w14:paraId="3D081E1B" w14:textId="77777777" w:rsidTr="00DE710D">
        <w:trPr>
          <w:trHeight w:val="457"/>
        </w:trPr>
        <w:tc>
          <w:tcPr>
            <w:tcW w:w="1129" w:type="dxa"/>
            <w:hideMark/>
          </w:tcPr>
          <w:p w14:paraId="76EAAF11" w14:textId="77777777" w:rsidR="00DE710D" w:rsidRDefault="00DE710D">
            <w:pPr>
              <w:pStyle w:val="TableParagraph"/>
              <w:rPr>
                <w:sz w:val="20"/>
                <w:szCs w:val="20"/>
              </w:rPr>
            </w:pPr>
            <w:r>
              <w:rPr>
                <w:sz w:val="20"/>
                <w:szCs w:val="20"/>
              </w:rPr>
              <w:t>Sprint-3</w:t>
            </w:r>
          </w:p>
        </w:tc>
        <w:tc>
          <w:tcPr>
            <w:tcW w:w="1550" w:type="dxa"/>
          </w:tcPr>
          <w:p w14:paraId="244B0A7A" w14:textId="77777777" w:rsidR="00DE710D" w:rsidRDefault="00DE710D">
            <w:pPr>
              <w:pStyle w:val="TableParagraph"/>
              <w:ind w:left="0"/>
              <w:rPr>
                <w:rFonts w:ascii="Times New Roman" w:eastAsia="Calibri"/>
                <w:sz w:val="18"/>
                <w:szCs w:val="18"/>
              </w:rPr>
            </w:pPr>
          </w:p>
        </w:tc>
        <w:tc>
          <w:tcPr>
            <w:tcW w:w="1167" w:type="dxa"/>
            <w:hideMark/>
          </w:tcPr>
          <w:p w14:paraId="6DDDA1FD" w14:textId="77777777" w:rsidR="00DE710D" w:rsidRDefault="00DE710D">
            <w:pPr>
              <w:pStyle w:val="TableParagraph"/>
              <w:ind w:left="115"/>
              <w:rPr>
                <w:rFonts w:ascii="Calibri"/>
                <w:sz w:val="20"/>
                <w:szCs w:val="20"/>
              </w:rPr>
            </w:pPr>
            <w:r>
              <w:rPr>
                <w:sz w:val="20"/>
                <w:szCs w:val="20"/>
              </w:rPr>
              <w:t>USN-20</w:t>
            </w:r>
          </w:p>
        </w:tc>
        <w:tc>
          <w:tcPr>
            <w:tcW w:w="2386" w:type="dxa"/>
            <w:hideMark/>
          </w:tcPr>
          <w:p w14:paraId="6A9C6589" w14:textId="77777777" w:rsidR="00DE710D" w:rsidRDefault="00DE710D">
            <w:pPr>
              <w:pStyle w:val="TableParagraph"/>
              <w:ind w:left="113"/>
              <w:rPr>
                <w:sz w:val="20"/>
                <w:szCs w:val="20"/>
              </w:rPr>
            </w:pPr>
            <w:r>
              <w:rPr>
                <w:sz w:val="20"/>
                <w:szCs w:val="20"/>
              </w:rPr>
              <w:t>Showcasing Prediction On</w:t>
            </w:r>
            <w:r>
              <w:rPr>
                <w:spacing w:val="-4"/>
                <w:sz w:val="20"/>
                <w:szCs w:val="20"/>
              </w:rPr>
              <w:t xml:space="preserve"> </w:t>
            </w:r>
            <w:r>
              <w:rPr>
                <w:sz w:val="20"/>
                <w:szCs w:val="20"/>
              </w:rPr>
              <w:t>UI</w:t>
            </w:r>
          </w:p>
        </w:tc>
        <w:tc>
          <w:tcPr>
            <w:tcW w:w="1418" w:type="dxa"/>
            <w:hideMark/>
          </w:tcPr>
          <w:p w14:paraId="0CF03813" w14:textId="77777777" w:rsidR="00DE710D" w:rsidRDefault="00DE710D">
            <w:pPr>
              <w:pStyle w:val="TableParagraph"/>
              <w:ind w:left="9"/>
              <w:jc w:val="center"/>
              <w:rPr>
                <w:sz w:val="20"/>
                <w:szCs w:val="20"/>
              </w:rPr>
            </w:pPr>
            <w:r>
              <w:rPr>
                <w:sz w:val="20"/>
                <w:szCs w:val="20"/>
              </w:rPr>
              <w:t>4</w:t>
            </w:r>
          </w:p>
        </w:tc>
        <w:tc>
          <w:tcPr>
            <w:tcW w:w="1134" w:type="dxa"/>
            <w:hideMark/>
          </w:tcPr>
          <w:p w14:paraId="76A3FBAE" w14:textId="77777777" w:rsidR="00DE710D" w:rsidRDefault="00DE710D">
            <w:pPr>
              <w:pStyle w:val="TableParagraph"/>
              <w:ind w:left="107"/>
              <w:rPr>
                <w:sz w:val="20"/>
                <w:szCs w:val="20"/>
              </w:rPr>
            </w:pPr>
            <w:r>
              <w:rPr>
                <w:sz w:val="20"/>
                <w:szCs w:val="20"/>
              </w:rPr>
              <w:t>High</w:t>
            </w:r>
          </w:p>
        </w:tc>
        <w:tc>
          <w:tcPr>
            <w:tcW w:w="1276" w:type="dxa"/>
            <w:hideMark/>
          </w:tcPr>
          <w:p w14:paraId="0BFB26B1" w14:textId="77777777" w:rsidR="00DE710D" w:rsidRDefault="00DE710D">
            <w:pPr>
              <w:pStyle w:val="TableParagraph"/>
              <w:spacing w:line="213" w:lineRule="exact"/>
              <w:rPr>
                <w:sz w:val="20"/>
                <w:szCs w:val="20"/>
              </w:rPr>
            </w:pPr>
            <w:r>
              <w:rPr>
                <w:sz w:val="20"/>
                <w:szCs w:val="20"/>
              </w:rPr>
              <w:t>All</w:t>
            </w:r>
          </w:p>
        </w:tc>
      </w:tr>
      <w:tr w:rsidR="00DE710D" w14:paraId="0860533D" w14:textId="77777777" w:rsidTr="00DE710D">
        <w:trPr>
          <w:trHeight w:val="460"/>
        </w:trPr>
        <w:tc>
          <w:tcPr>
            <w:tcW w:w="1129" w:type="dxa"/>
            <w:hideMark/>
          </w:tcPr>
          <w:p w14:paraId="7B77C86C" w14:textId="77777777" w:rsidR="00DE710D" w:rsidRDefault="00DE710D">
            <w:pPr>
              <w:pStyle w:val="TableParagraph"/>
              <w:rPr>
                <w:sz w:val="20"/>
                <w:szCs w:val="20"/>
              </w:rPr>
            </w:pPr>
            <w:r>
              <w:rPr>
                <w:sz w:val="20"/>
                <w:szCs w:val="20"/>
              </w:rPr>
              <w:t>Sprint-4</w:t>
            </w:r>
          </w:p>
        </w:tc>
        <w:tc>
          <w:tcPr>
            <w:tcW w:w="1550" w:type="dxa"/>
            <w:hideMark/>
          </w:tcPr>
          <w:p w14:paraId="3D50D68A" w14:textId="77777777" w:rsidR="00DE710D" w:rsidRDefault="00DE710D">
            <w:pPr>
              <w:pStyle w:val="TableParagraph"/>
              <w:spacing w:line="229" w:lineRule="exact"/>
              <w:ind w:left="110"/>
              <w:rPr>
                <w:sz w:val="20"/>
                <w:szCs w:val="20"/>
              </w:rPr>
            </w:pPr>
            <w:r>
              <w:rPr>
                <w:sz w:val="20"/>
                <w:szCs w:val="20"/>
              </w:rPr>
              <w:t>Train The Model On IBM</w:t>
            </w:r>
          </w:p>
        </w:tc>
        <w:tc>
          <w:tcPr>
            <w:tcW w:w="1167" w:type="dxa"/>
            <w:hideMark/>
          </w:tcPr>
          <w:p w14:paraId="614336FC" w14:textId="77777777" w:rsidR="00DE710D" w:rsidRDefault="00DE710D">
            <w:pPr>
              <w:pStyle w:val="TableParagraph"/>
              <w:ind w:left="115"/>
              <w:rPr>
                <w:sz w:val="20"/>
                <w:szCs w:val="20"/>
              </w:rPr>
            </w:pPr>
            <w:r>
              <w:rPr>
                <w:sz w:val="20"/>
                <w:szCs w:val="20"/>
              </w:rPr>
              <w:t>USN-21</w:t>
            </w:r>
          </w:p>
        </w:tc>
        <w:tc>
          <w:tcPr>
            <w:tcW w:w="2386" w:type="dxa"/>
            <w:hideMark/>
          </w:tcPr>
          <w:p w14:paraId="6AA14CFE" w14:textId="77777777" w:rsidR="00DE710D" w:rsidRDefault="00DE710D">
            <w:pPr>
              <w:pStyle w:val="TableParagraph"/>
              <w:ind w:left="113"/>
              <w:rPr>
                <w:sz w:val="20"/>
                <w:szCs w:val="20"/>
              </w:rPr>
            </w:pPr>
            <w:r>
              <w:rPr>
                <w:sz w:val="20"/>
                <w:szCs w:val="20"/>
              </w:rPr>
              <w:t>Register For IBM Cloud</w:t>
            </w:r>
          </w:p>
        </w:tc>
        <w:tc>
          <w:tcPr>
            <w:tcW w:w="1418" w:type="dxa"/>
            <w:hideMark/>
          </w:tcPr>
          <w:p w14:paraId="4913983F" w14:textId="77777777" w:rsidR="00DE710D" w:rsidRDefault="00DE710D">
            <w:pPr>
              <w:pStyle w:val="TableParagraph"/>
              <w:ind w:left="9"/>
              <w:jc w:val="center"/>
              <w:rPr>
                <w:sz w:val="20"/>
                <w:szCs w:val="20"/>
              </w:rPr>
            </w:pPr>
            <w:r>
              <w:rPr>
                <w:sz w:val="20"/>
                <w:szCs w:val="20"/>
              </w:rPr>
              <w:t>4</w:t>
            </w:r>
          </w:p>
        </w:tc>
        <w:tc>
          <w:tcPr>
            <w:tcW w:w="1134" w:type="dxa"/>
            <w:hideMark/>
          </w:tcPr>
          <w:p w14:paraId="0FC478EA" w14:textId="77777777" w:rsidR="00DE710D" w:rsidRDefault="00DE710D">
            <w:pPr>
              <w:pStyle w:val="TableParagraph"/>
              <w:ind w:left="107"/>
              <w:rPr>
                <w:sz w:val="20"/>
                <w:szCs w:val="20"/>
              </w:rPr>
            </w:pPr>
            <w:r>
              <w:rPr>
                <w:sz w:val="20"/>
                <w:szCs w:val="20"/>
              </w:rPr>
              <w:t>Medium</w:t>
            </w:r>
          </w:p>
        </w:tc>
        <w:tc>
          <w:tcPr>
            <w:tcW w:w="1276" w:type="dxa"/>
            <w:hideMark/>
          </w:tcPr>
          <w:p w14:paraId="7F5F5C2E" w14:textId="77777777" w:rsidR="00DE710D" w:rsidRDefault="00DE710D">
            <w:pPr>
              <w:pStyle w:val="TableParagraph"/>
              <w:spacing w:line="211" w:lineRule="exact"/>
              <w:rPr>
                <w:sz w:val="20"/>
                <w:szCs w:val="20"/>
              </w:rPr>
            </w:pPr>
            <w:r>
              <w:rPr>
                <w:sz w:val="20"/>
                <w:szCs w:val="20"/>
              </w:rPr>
              <w:t>All</w:t>
            </w:r>
          </w:p>
        </w:tc>
      </w:tr>
      <w:tr w:rsidR="00DE710D" w14:paraId="0868CAFC" w14:textId="77777777" w:rsidTr="00DE710D">
        <w:trPr>
          <w:trHeight w:val="393"/>
        </w:trPr>
        <w:tc>
          <w:tcPr>
            <w:tcW w:w="1129" w:type="dxa"/>
            <w:hideMark/>
          </w:tcPr>
          <w:p w14:paraId="72660ED1" w14:textId="77777777" w:rsidR="00DE710D" w:rsidRDefault="00DE710D">
            <w:pPr>
              <w:pStyle w:val="TableParagraph"/>
              <w:rPr>
                <w:sz w:val="20"/>
                <w:szCs w:val="20"/>
              </w:rPr>
            </w:pPr>
            <w:r>
              <w:rPr>
                <w:sz w:val="20"/>
                <w:szCs w:val="20"/>
              </w:rPr>
              <w:t>Sprint-4</w:t>
            </w:r>
          </w:p>
        </w:tc>
        <w:tc>
          <w:tcPr>
            <w:tcW w:w="1550" w:type="dxa"/>
          </w:tcPr>
          <w:p w14:paraId="505368F4" w14:textId="77777777" w:rsidR="00DE710D" w:rsidRDefault="00DE710D">
            <w:pPr>
              <w:pStyle w:val="TableParagraph"/>
              <w:ind w:left="0"/>
              <w:rPr>
                <w:rFonts w:ascii="Times New Roman" w:eastAsia="Calibri"/>
                <w:sz w:val="18"/>
                <w:szCs w:val="18"/>
              </w:rPr>
            </w:pPr>
          </w:p>
        </w:tc>
        <w:tc>
          <w:tcPr>
            <w:tcW w:w="1167" w:type="dxa"/>
            <w:hideMark/>
          </w:tcPr>
          <w:p w14:paraId="2AEE2A64" w14:textId="77777777" w:rsidR="00DE710D" w:rsidRDefault="00DE710D">
            <w:pPr>
              <w:pStyle w:val="TableParagraph"/>
              <w:ind w:left="115"/>
              <w:rPr>
                <w:rFonts w:ascii="Calibri"/>
                <w:sz w:val="20"/>
                <w:szCs w:val="20"/>
              </w:rPr>
            </w:pPr>
            <w:r>
              <w:rPr>
                <w:sz w:val="20"/>
                <w:szCs w:val="20"/>
              </w:rPr>
              <w:t>USN-22</w:t>
            </w:r>
          </w:p>
        </w:tc>
        <w:tc>
          <w:tcPr>
            <w:tcW w:w="2386" w:type="dxa"/>
            <w:hideMark/>
          </w:tcPr>
          <w:p w14:paraId="0DDCF853" w14:textId="77777777" w:rsidR="00DE710D" w:rsidRDefault="00DE710D">
            <w:pPr>
              <w:pStyle w:val="TableParagraph"/>
              <w:ind w:left="113"/>
              <w:rPr>
                <w:sz w:val="20"/>
                <w:szCs w:val="20"/>
              </w:rPr>
            </w:pPr>
            <w:r>
              <w:rPr>
                <w:sz w:val="20"/>
                <w:szCs w:val="20"/>
              </w:rPr>
              <w:t>Train The ML Model On IBM</w:t>
            </w:r>
          </w:p>
        </w:tc>
        <w:tc>
          <w:tcPr>
            <w:tcW w:w="1418" w:type="dxa"/>
            <w:hideMark/>
          </w:tcPr>
          <w:p w14:paraId="712F5241" w14:textId="77777777" w:rsidR="00DE710D" w:rsidRDefault="00DE710D">
            <w:pPr>
              <w:pStyle w:val="TableParagraph"/>
              <w:ind w:left="9"/>
              <w:jc w:val="center"/>
              <w:rPr>
                <w:sz w:val="20"/>
                <w:szCs w:val="20"/>
              </w:rPr>
            </w:pPr>
            <w:r>
              <w:rPr>
                <w:sz w:val="20"/>
                <w:szCs w:val="20"/>
              </w:rPr>
              <w:t>8</w:t>
            </w:r>
          </w:p>
        </w:tc>
        <w:tc>
          <w:tcPr>
            <w:tcW w:w="1134" w:type="dxa"/>
            <w:hideMark/>
          </w:tcPr>
          <w:p w14:paraId="3F737A1B" w14:textId="77777777" w:rsidR="00DE710D" w:rsidRDefault="00DE710D">
            <w:pPr>
              <w:pStyle w:val="TableParagraph"/>
              <w:ind w:left="107"/>
              <w:rPr>
                <w:sz w:val="20"/>
                <w:szCs w:val="20"/>
              </w:rPr>
            </w:pPr>
            <w:r>
              <w:rPr>
                <w:sz w:val="20"/>
                <w:szCs w:val="20"/>
              </w:rPr>
              <w:t>High</w:t>
            </w:r>
          </w:p>
        </w:tc>
        <w:tc>
          <w:tcPr>
            <w:tcW w:w="1276" w:type="dxa"/>
            <w:hideMark/>
          </w:tcPr>
          <w:p w14:paraId="4C202644" w14:textId="77777777" w:rsidR="00DE710D" w:rsidRDefault="00DE710D">
            <w:pPr>
              <w:pStyle w:val="TableParagraph"/>
              <w:rPr>
                <w:sz w:val="20"/>
                <w:szCs w:val="20"/>
              </w:rPr>
            </w:pPr>
            <w:r>
              <w:rPr>
                <w:sz w:val="20"/>
                <w:szCs w:val="20"/>
              </w:rPr>
              <w:t>All</w:t>
            </w:r>
          </w:p>
        </w:tc>
      </w:tr>
      <w:tr w:rsidR="00DE710D" w14:paraId="1254C283" w14:textId="77777777" w:rsidTr="00DE710D">
        <w:trPr>
          <w:trHeight w:val="460"/>
        </w:trPr>
        <w:tc>
          <w:tcPr>
            <w:tcW w:w="1129" w:type="dxa"/>
            <w:hideMark/>
          </w:tcPr>
          <w:p w14:paraId="373FD594" w14:textId="77777777" w:rsidR="00DE710D" w:rsidRDefault="00DE710D">
            <w:pPr>
              <w:pStyle w:val="TableParagraph"/>
              <w:rPr>
                <w:sz w:val="20"/>
                <w:szCs w:val="20"/>
              </w:rPr>
            </w:pPr>
            <w:r>
              <w:rPr>
                <w:sz w:val="20"/>
                <w:szCs w:val="20"/>
              </w:rPr>
              <w:t>Sprint-4</w:t>
            </w:r>
          </w:p>
        </w:tc>
        <w:tc>
          <w:tcPr>
            <w:tcW w:w="1550" w:type="dxa"/>
          </w:tcPr>
          <w:p w14:paraId="26F152CD" w14:textId="77777777" w:rsidR="00DE710D" w:rsidRDefault="00DE710D">
            <w:pPr>
              <w:pStyle w:val="TableParagraph"/>
              <w:ind w:left="0"/>
              <w:rPr>
                <w:rFonts w:ascii="Times New Roman" w:eastAsia="Calibri"/>
                <w:sz w:val="18"/>
                <w:szCs w:val="18"/>
              </w:rPr>
            </w:pPr>
          </w:p>
        </w:tc>
        <w:tc>
          <w:tcPr>
            <w:tcW w:w="1167" w:type="dxa"/>
            <w:hideMark/>
          </w:tcPr>
          <w:p w14:paraId="1302599E" w14:textId="77777777" w:rsidR="00DE710D" w:rsidRDefault="00DE710D">
            <w:pPr>
              <w:pStyle w:val="TableParagraph"/>
              <w:ind w:left="115"/>
              <w:rPr>
                <w:rFonts w:ascii="Calibri"/>
                <w:sz w:val="20"/>
                <w:szCs w:val="20"/>
              </w:rPr>
            </w:pPr>
            <w:r>
              <w:rPr>
                <w:sz w:val="20"/>
                <w:szCs w:val="20"/>
              </w:rPr>
              <w:t>USN-23</w:t>
            </w:r>
          </w:p>
        </w:tc>
        <w:tc>
          <w:tcPr>
            <w:tcW w:w="2386" w:type="dxa"/>
            <w:hideMark/>
          </w:tcPr>
          <w:p w14:paraId="5C34BF64" w14:textId="77777777" w:rsidR="00DE710D" w:rsidRDefault="00DE710D">
            <w:pPr>
              <w:pStyle w:val="TableParagraph"/>
              <w:ind w:left="113"/>
              <w:rPr>
                <w:sz w:val="20"/>
                <w:szCs w:val="20"/>
              </w:rPr>
            </w:pPr>
            <w:r>
              <w:rPr>
                <w:sz w:val="20"/>
                <w:szCs w:val="20"/>
              </w:rPr>
              <w:t>Integrate Flask with Scoring End Point</w:t>
            </w:r>
          </w:p>
        </w:tc>
        <w:tc>
          <w:tcPr>
            <w:tcW w:w="1418" w:type="dxa"/>
            <w:hideMark/>
          </w:tcPr>
          <w:p w14:paraId="6E9F339F" w14:textId="77777777" w:rsidR="00DE710D" w:rsidRDefault="00DE710D">
            <w:pPr>
              <w:pStyle w:val="TableParagraph"/>
              <w:ind w:left="9"/>
              <w:jc w:val="center"/>
              <w:rPr>
                <w:sz w:val="20"/>
                <w:szCs w:val="20"/>
              </w:rPr>
            </w:pPr>
            <w:r>
              <w:rPr>
                <w:sz w:val="20"/>
                <w:szCs w:val="20"/>
              </w:rPr>
              <w:t>8</w:t>
            </w:r>
          </w:p>
        </w:tc>
        <w:tc>
          <w:tcPr>
            <w:tcW w:w="1134" w:type="dxa"/>
            <w:hideMark/>
          </w:tcPr>
          <w:p w14:paraId="6C8C41DC" w14:textId="77777777" w:rsidR="00DE710D" w:rsidRDefault="00DE710D">
            <w:pPr>
              <w:pStyle w:val="TableParagraph"/>
              <w:ind w:left="107"/>
              <w:rPr>
                <w:sz w:val="20"/>
                <w:szCs w:val="20"/>
              </w:rPr>
            </w:pPr>
            <w:r>
              <w:rPr>
                <w:sz w:val="20"/>
                <w:szCs w:val="20"/>
              </w:rPr>
              <w:t>High</w:t>
            </w:r>
          </w:p>
        </w:tc>
        <w:tc>
          <w:tcPr>
            <w:tcW w:w="1276" w:type="dxa"/>
            <w:hideMark/>
          </w:tcPr>
          <w:p w14:paraId="5BC792BA" w14:textId="77777777" w:rsidR="00DE710D" w:rsidRDefault="00DE710D">
            <w:pPr>
              <w:pStyle w:val="TableParagraph"/>
              <w:spacing w:line="211" w:lineRule="exact"/>
              <w:rPr>
                <w:sz w:val="20"/>
                <w:szCs w:val="20"/>
              </w:rPr>
            </w:pPr>
            <w:r>
              <w:rPr>
                <w:sz w:val="20"/>
                <w:szCs w:val="20"/>
              </w:rPr>
              <w:t>All</w:t>
            </w:r>
          </w:p>
        </w:tc>
      </w:tr>
    </w:tbl>
    <w:p w14:paraId="1EB6C169" w14:textId="02029EA3" w:rsidR="00F923DF" w:rsidRDefault="00F923DF" w:rsidP="00F923DF"/>
    <w:p w14:paraId="6C1797DB" w14:textId="398C8C9C" w:rsidR="0031631B" w:rsidRDefault="0031631B" w:rsidP="0031631B">
      <w:pPr>
        <w:jc w:val="center"/>
        <w:rPr>
          <w:b/>
          <w:bCs/>
        </w:rPr>
      </w:pPr>
      <w:r w:rsidRPr="0031631B">
        <w:rPr>
          <w:b/>
          <w:bCs/>
        </w:rPr>
        <w:t>Table 6.1 – Sprint Planning</w:t>
      </w:r>
    </w:p>
    <w:p w14:paraId="5FFB1BC2" w14:textId="77777777" w:rsidR="0031631B" w:rsidRPr="0031631B" w:rsidRDefault="0031631B" w:rsidP="0031631B">
      <w:pPr>
        <w:jc w:val="center"/>
        <w:rPr>
          <w:b/>
          <w:bCs/>
        </w:rPr>
      </w:pPr>
    </w:p>
    <w:p w14:paraId="72468880" w14:textId="1FC87D5B" w:rsidR="00A33A1F" w:rsidRDefault="00A33A1F" w:rsidP="00A33A1F">
      <w:pPr>
        <w:pStyle w:val="Heading2"/>
        <w:rPr>
          <w:rFonts w:ascii="Arial" w:hAnsi="Arial" w:cs="Arial"/>
          <w:b/>
          <w:bCs/>
          <w:color w:val="auto"/>
          <w:sz w:val="28"/>
          <w:szCs w:val="28"/>
        </w:rPr>
      </w:pPr>
      <w:bookmarkStart w:id="84" w:name="_Toc119444603"/>
      <w:bookmarkStart w:id="85" w:name="_Toc119791195"/>
      <w:r w:rsidRPr="00A33A1F">
        <w:rPr>
          <w:rFonts w:ascii="Arial" w:hAnsi="Arial" w:cs="Arial"/>
          <w:b/>
          <w:bCs/>
          <w:color w:val="auto"/>
          <w:sz w:val="28"/>
          <w:szCs w:val="28"/>
        </w:rPr>
        <w:t>6.2 Sprint Delivery Schedule</w:t>
      </w:r>
      <w:bookmarkEnd w:id="84"/>
      <w:bookmarkEnd w:id="85"/>
      <w:r w:rsidRPr="00A33A1F">
        <w:rPr>
          <w:rFonts w:ascii="Arial" w:hAnsi="Arial" w:cs="Arial"/>
          <w:b/>
          <w:bCs/>
          <w:color w:val="auto"/>
          <w:sz w:val="28"/>
          <w:szCs w:val="28"/>
        </w:rPr>
        <w:t xml:space="preserve"> </w:t>
      </w:r>
    </w:p>
    <w:tbl>
      <w:tblPr>
        <w:tblStyle w:val="TableGrid"/>
        <w:tblW w:w="10201" w:type="dxa"/>
        <w:tblLook w:val="04A0" w:firstRow="1" w:lastRow="0" w:firstColumn="1" w:lastColumn="0" w:noHBand="0" w:noVBand="1"/>
      </w:tblPr>
      <w:tblGrid>
        <w:gridCol w:w="1129"/>
        <w:gridCol w:w="1497"/>
        <w:gridCol w:w="1156"/>
        <w:gridCol w:w="2526"/>
        <w:gridCol w:w="1353"/>
        <w:gridCol w:w="2540"/>
      </w:tblGrid>
      <w:tr w:rsidR="00CC6031" w:rsidRPr="00F923DF" w14:paraId="55D6582C" w14:textId="77777777" w:rsidTr="00CC6031">
        <w:tc>
          <w:tcPr>
            <w:tcW w:w="1129" w:type="dxa"/>
            <w:vAlign w:val="center"/>
          </w:tcPr>
          <w:p w14:paraId="1497DA56" w14:textId="77777777" w:rsidR="00CC6031" w:rsidRPr="00F923DF" w:rsidRDefault="00CC6031" w:rsidP="0028374A">
            <w:pPr>
              <w:jc w:val="center"/>
              <w:rPr>
                <w:b/>
                <w:bCs/>
              </w:rPr>
            </w:pPr>
            <w:r w:rsidRPr="00F923DF">
              <w:rPr>
                <w:b/>
                <w:bCs/>
              </w:rPr>
              <w:t>Sprint</w:t>
            </w:r>
          </w:p>
        </w:tc>
        <w:tc>
          <w:tcPr>
            <w:tcW w:w="1497" w:type="dxa"/>
            <w:vAlign w:val="center"/>
          </w:tcPr>
          <w:p w14:paraId="209FC3DA" w14:textId="319174BA" w:rsidR="00CC6031" w:rsidRPr="00F923DF" w:rsidRDefault="00CC6031" w:rsidP="0028374A">
            <w:pPr>
              <w:jc w:val="center"/>
              <w:rPr>
                <w:b/>
                <w:bCs/>
              </w:rPr>
            </w:pPr>
            <w:r>
              <w:rPr>
                <w:b/>
                <w:bCs/>
              </w:rPr>
              <w:t xml:space="preserve">Story Points </w:t>
            </w:r>
          </w:p>
        </w:tc>
        <w:tc>
          <w:tcPr>
            <w:tcW w:w="1156" w:type="dxa"/>
            <w:vAlign w:val="center"/>
          </w:tcPr>
          <w:p w14:paraId="2C2934EC" w14:textId="5DD697D2" w:rsidR="00CC6031" w:rsidRPr="00F923DF" w:rsidRDefault="00CC6031" w:rsidP="0028374A">
            <w:pPr>
              <w:jc w:val="center"/>
              <w:rPr>
                <w:b/>
                <w:bCs/>
              </w:rPr>
            </w:pPr>
            <w:r>
              <w:rPr>
                <w:b/>
                <w:bCs/>
              </w:rPr>
              <w:t>Duration (days)</w:t>
            </w:r>
          </w:p>
        </w:tc>
        <w:tc>
          <w:tcPr>
            <w:tcW w:w="2526" w:type="dxa"/>
            <w:vAlign w:val="center"/>
          </w:tcPr>
          <w:p w14:paraId="43E01A73" w14:textId="55248FD9" w:rsidR="00CC6031" w:rsidRPr="00F923DF" w:rsidRDefault="00CC6031" w:rsidP="0028374A">
            <w:pPr>
              <w:jc w:val="center"/>
              <w:rPr>
                <w:b/>
                <w:bCs/>
              </w:rPr>
            </w:pPr>
            <w:r>
              <w:rPr>
                <w:b/>
                <w:bCs/>
              </w:rPr>
              <w:t>Sprint Start Date</w:t>
            </w:r>
          </w:p>
        </w:tc>
        <w:tc>
          <w:tcPr>
            <w:tcW w:w="1353" w:type="dxa"/>
            <w:vAlign w:val="center"/>
          </w:tcPr>
          <w:p w14:paraId="07638A05" w14:textId="7DF19BDE" w:rsidR="00CC6031" w:rsidRPr="00F923DF" w:rsidRDefault="00CC6031" w:rsidP="0028374A">
            <w:pPr>
              <w:jc w:val="center"/>
              <w:rPr>
                <w:b/>
                <w:bCs/>
              </w:rPr>
            </w:pPr>
            <w:r w:rsidRPr="00F923DF">
              <w:rPr>
                <w:b/>
                <w:bCs/>
              </w:rPr>
              <w:t>Story Points</w:t>
            </w:r>
            <w:r>
              <w:rPr>
                <w:b/>
                <w:bCs/>
              </w:rPr>
              <w:t xml:space="preserve"> Completed</w:t>
            </w:r>
          </w:p>
        </w:tc>
        <w:tc>
          <w:tcPr>
            <w:tcW w:w="2540" w:type="dxa"/>
            <w:vAlign w:val="center"/>
          </w:tcPr>
          <w:p w14:paraId="10B285EF" w14:textId="46B65191" w:rsidR="00CC6031" w:rsidRPr="00F923DF" w:rsidRDefault="00CC6031" w:rsidP="0028374A">
            <w:pPr>
              <w:jc w:val="center"/>
              <w:rPr>
                <w:b/>
                <w:bCs/>
              </w:rPr>
            </w:pPr>
            <w:r>
              <w:rPr>
                <w:b/>
                <w:bCs/>
              </w:rPr>
              <w:t>Sprint Release Date</w:t>
            </w:r>
          </w:p>
        </w:tc>
      </w:tr>
      <w:tr w:rsidR="00CC6031" w14:paraId="55736DC6" w14:textId="77777777" w:rsidTr="00CC6031">
        <w:tc>
          <w:tcPr>
            <w:tcW w:w="1129" w:type="dxa"/>
          </w:tcPr>
          <w:p w14:paraId="1B018480" w14:textId="77777777" w:rsidR="00CC6031" w:rsidRDefault="00CC6031" w:rsidP="0028374A">
            <w:pPr>
              <w:jc w:val="center"/>
            </w:pPr>
            <w:r>
              <w:t>Sprint 1</w:t>
            </w:r>
          </w:p>
        </w:tc>
        <w:tc>
          <w:tcPr>
            <w:tcW w:w="1497" w:type="dxa"/>
          </w:tcPr>
          <w:p w14:paraId="2444E749" w14:textId="0C09EDAC" w:rsidR="00CC6031" w:rsidRDefault="006A3F8C" w:rsidP="0028374A">
            <w:pPr>
              <w:jc w:val="center"/>
            </w:pPr>
            <w:r>
              <w:t>2</w:t>
            </w:r>
            <w:r w:rsidR="00CC6031">
              <w:t>0</w:t>
            </w:r>
          </w:p>
        </w:tc>
        <w:tc>
          <w:tcPr>
            <w:tcW w:w="1156" w:type="dxa"/>
          </w:tcPr>
          <w:p w14:paraId="0269AB9F" w14:textId="0C8B2D6E" w:rsidR="00CC6031" w:rsidRDefault="00CC6031" w:rsidP="0028374A">
            <w:pPr>
              <w:jc w:val="center"/>
            </w:pPr>
            <w:r>
              <w:t>6</w:t>
            </w:r>
          </w:p>
        </w:tc>
        <w:tc>
          <w:tcPr>
            <w:tcW w:w="2526" w:type="dxa"/>
          </w:tcPr>
          <w:p w14:paraId="2AE9ACE8" w14:textId="3965EB0C" w:rsidR="00CC6031" w:rsidRDefault="00CC6031" w:rsidP="0028374A">
            <w:pPr>
              <w:jc w:val="center"/>
            </w:pPr>
            <w:r>
              <w:t>24 Oct 2022</w:t>
            </w:r>
          </w:p>
        </w:tc>
        <w:tc>
          <w:tcPr>
            <w:tcW w:w="1353" w:type="dxa"/>
          </w:tcPr>
          <w:p w14:paraId="619B1853" w14:textId="5AB8A057" w:rsidR="00CC6031" w:rsidRDefault="006A3F8C" w:rsidP="0028374A">
            <w:pPr>
              <w:jc w:val="center"/>
            </w:pPr>
            <w:r>
              <w:t>2</w:t>
            </w:r>
            <w:r w:rsidR="00CC6031">
              <w:t>0</w:t>
            </w:r>
          </w:p>
        </w:tc>
        <w:tc>
          <w:tcPr>
            <w:tcW w:w="2540" w:type="dxa"/>
          </w:tcPr>
          <w:p w14:paraId="1601030B" w14:textId="26C6BC16" w:rsidR="00CC6031" w:rsidRDefault="00CC6031" w:rsidP="0028374A">
            <w:pPr>
              <w:jc w:val="center"/>
            </w:pPr>
            <w:r>
              <w:t>29 Oct 2022</w:t>
            </w:r>
          </w:p>
        </w:tc>
      </w:tr>
      <w:tr w:rsidR="00CC6031" w14:paraId="3D90141A" w14:textId="77777777" w:rsidTr="00CC6031">
        <w:tc>
          <w:tcPr>
            <w:tcW w:w="1129" w:type="dxa"/>
          </w:tcPr>
          <w:p w14:paraId="48471866" w14:textId="77777777" w:rsidR="00CC6031" w:rsidRDefault="00CC6031" w:rsidP="0028374A">
            <w:pPr>
              <w:jc w:val="center"/>
            </w:pPr>
            <w:r>
              <w:t>Sprint 2</w:t>
            </w:r>
          </w:p>
        </w:tc>
        <w:tc>
          <w:tcPr>
            <w:tcW w:w="1497" w:type="dxa"/>
          </w:tcPr>
          <w:p w14:paraId="6A7FE83B" w14:textId="0FEC6EF2" w:rsidR="00CC6031" w:rsidRDefault="00CC6031" w:rsidP="0028374A">
            <w:pPr>
              <w:jc w:val="center"/>
            </w:pPr>
            <w:r>
              <w:t>20</w:t>
            </w:r>
          </w:p>
        </w:tc>
        <w:tc>
          <w:tcPr>
            <w:tcW w:w="1156" w:type="dxa"/>
          </w:tcPr>
          <w:p w14:paraId="47FCFDD8" w14:textId="525A9C24" w:rsidR="00CC6031" w:rsidRDefault="00CC6031" w:rsidP="0028374A">
            <w:pPr>
              <w:jc w:val="center"/>
            </w:pPr>
            <w:r>
              <w:t>6</w:t>
            </w:r>
          </w:p>
        </w:tc>
        <w:tc>
          <w:tcPr>
            <w:tcW w:w="2526" w:type="dxa"/>
          </w:tcPr>
          <w:p w14:paraId="4FA31C36" w14:textId="0016A119" w:rsidR="00CC6031" w:rsidRDefault="00CC6031" w:rsidP="0028374A">
            <w:pPr>
              <w:jc w:val="center"/>
            </w:pPr>
            <w:r>
              <w:t>31 Oct 2022</w:t>
            </w:r>
          </w:p>
        </w:tc>
        <w:tc>
          <w:tcPr>
            <w:tcW w:w="1353" w:type="dxa"/>
          </w:tcPr>
          <w:p w14:paraId="3F7E2E2A" w14:textId="0F3F366A" w:rsidR="00CC6031" w:rsidRDefault="00CC6031" w:rsidP="0028374A">
            <w:pPr>
              <w:jc w:val="center"/>
            </w:pPr>
            <w:r>
              <w:t>20</w:t>
            </w:r>
          </w:p>
        </w:tc>
        <w:tc>
          <w:tcPr>
            <w:tcW w:w="2540" w:type="dxa"/>
          </w:tcPr>
          <w:p w14:paraId="66BDE656" w14:textId="2A3AD322" w:rsidR="00CC6031" w:rsidRDefault="00CC6031" w:rsidP="0028374A">
            <w:pPr>
              <w:jc w:val="center"/>
            </w:pPr>
            <w:r>
              <w:t>0</w:t>
            </w:r>
            <w:r w:rsidR="006A3F8C">
              <w:t>3</w:t>
            </w:r>
            <w:r>
              <w:t xml:space="preserve"> Nov 2022</w:t>
            </w:r>
          </w:p>
        </w:tc>
      </w:tr>
      <w:tr w:rsidR="00CC6031" w14:paraId="25690A03" w14:textId="77777777" w:rsidTr="00CC6031">
        <w:tc>
          <w:tcPr>
            <w:tcW w:w="1129" w:type="dxa"/>
          </w:tcPr>
          <w:p w14:paraId="5B600981" w14:textId="77777777" w:rsidR="00CC6031" w:rsidRDefault="00CC6031" w:rsidP="0028374A">
            <w:pPr>
              <w:jc w:val="center"/>
            </w:pPr>
            <w:r>
              <w:t>Sprint 3</w:t>
            </w:r>
          </w:p>
        </w:tc>
        <w:tc>
          <w:tcPr>
            <w:tcW w:w="1497" w:type="dxa"/>
          </w:tcPr>
          <w:p w14:paraId="0E596E76" w14:textId="6208B43F" w:rsidR="00CC6031" w:rsidRDefault="00CC6031" w:rsidP="0028374A">
            <w:pPr>
              <w:jc w:val="center"/>
            </w:pPr>
            <w:r>
              <w:t>20</w:t>
            </w:r>
          </w:p>
        </w:tc>
        <w:tc>
          <w:tcPr>
            <w:tcW w:w="1156" w:type="dxa"/>
          </w:tcPr>
          <w:p w14:paraId="17EF5B1E" w14:textId="79250058" w:rsidR="00CC6031" w:rsidRDefault="00CC6031" w:rsidP="0028374A">
            <w:pPr>
              <w:jc w:val="center"/>
            </w:pPr>
            <w:r>
              <w:t>6</w:t>
            </w:r>
          </w:p>
        </w:tc>
        <w:tc>
          <w:tcPr>
            <w:tcW w:w="2526" w:type="dxa"/>
          </w:tcPr>
          <w:p w14:paraId="548754DB" w14:textId="6A6C31A6" w:rsidR="00CC6031" w:rsidRDefault="00CC6031" w:rsidP="0028374A">
            <w:pPr>
              <w:jc w:val="center"/>
            </w:pPr>
            <w:r>
              <w:t>07 Nov 2022</w:t>
            </w:r>
          </w:p>
        </w:tc>
        <w:tc>
          <w:tcPr>
            <w:tcW w:w="1353" w:type="dxa"/>
          </w:tcPr>
          <w:p w14:paraId="66CF2FEC" w14:textId="2368373C" w:rsidR="00CC6031" w:rsidRDefault="00CC6031" w:rsidP="0028374A">
            <w:pPr>
              <w:jc w:val="center"/>
            </w:pPr>
            <w:r>
              <w:t>20</w:t>
            </w:r>
          </w:p>
        </w:tc>
        <w:tc>
          <w:tcPr>
            <w:tcW w:w="2540" w:type="dxa"/>
          </w:tcPr>
          <w:p w14:paraId="356E4CD2" w14:textId="1AD55CFF" w:rsidR="00CC6031" w:rsidRDefault="00CC6031" w:rsidP="0028374A">
            <w:pPr>
              <w:jc w:val="center"/>
            </w:pPr>
            <w:r>
              <w:t>1</w:t>
            </w:r>
            <w:r w:rsidR="006A3F8C">
              <w:t>0</w:t>
            </w:r>
            <w:r>
              <w:t xml:space="preserve"> Nov 2022</w:t>
            </w:r>
          </w:p>
        </w:tc>
      </w:tr>
      <w:tr w:rsidR="00CC6031" w14:paraId="6BF5D850" w14:textId="77777777" w:rsidTr="00CC6031">
        <w:tc>
          <w:tcPr>
            <w:tcW w:w="1129" w:type="dxa"/>
          </w:tcPr>
          <w:p w14:paraId="49B1EE8E" w14:textId="77777777" w:rsidR="00CC6031" w:rsidRDefault="00CC6031" w:rsidP="0028374A">
            <w:pPr>
              <w:jc w:val="center"/>
            </w:pPr>
            <w:r>
              <w:t>Sprint 4</w:t>
            </w:r>
          </w:p>
        </w:tc>
        <w:tc>
          <w:tcPr>
            <w:tcW w:w="1497" w:type="dxa"/>
          </w:tcPr>
          <w:p w14:paraId="4A1992C7" w14:textId="4BE256A3" w:rsidR="00CC6031" w:rsidRDefault="006A3F8C" w:rsidP="00CC6031">
            <w:pPr>
              <w:jc w:val="center"/>
            </w:pPr>
            <w:r>
              <w:t>2</w:t>
            </w:r>
            <w:r w:rsidR="00CC6031">
              <w:t>0</w:t>
            </w:r>
          </w:p>
        </w:tc>
        <w:tc>
          <w:tcPr>
            <w:tcW w:w="1156" w:type="dxa"/>
          </w:tcPr>
          <w:p w14:paraId="5220CA49" w14:textId="1B8B260F" w:rsidR="00CC6031" w:rsidRDefault="00CC6031" w:rsidP="0028374A">
            <w:pPr>
              <w:jc w:val="center"/>
            </w:pPr>
            <w:r>
              <w:t>6</w:t>
            </w:r>
          </w:p>
        </w:tc>
        <w:tc>
          <w:tcPr>
            <w:tcW w:w="2526" w:type="dxa"/>
          </w:tcPr>
          <w:p w14:paraId="4EFD453C" w14:textId="3168DA7C" w:rsidR="00CC6031" w:rsidRDefault="00CC6031" w:rsidP="0028374A">
            <w:pPr>
              <w:jc w:val="center"/>
            </w:pPr>
            <w:r>
              <w:t>14 Nov 2022</w:t>
            </w:r>
          </w:p>
        </w:tc>
        <w:tc>
          <w:tcPr>
            <w:tcW w:w="1353" w:type="dxa"/>
          </w:tcPr>
          <w:p w14:paraId="6555EC28" w14:textId="35892FDC" w:rsidR="00CC6031" w:rsidRDefault="006A3F8C" w:rsidP="0028374A">
            <w:pPr>
              <w:jc w:val="center"/>
            </w:pPr>
            <w:r>
              <w:t>2</w:t>
            </w:r>
            <w:r w:rsidR="00CC6031">
              <w:t>0</w:t>
            </w:r>
          </w:p>
        </w:tc>
        <w:tc>
          <w:tcPr>
            <w:tcW w:w="2540" w:type="dxa"/>
          </w:tcPr>
          <w:p w14:paraId="2C51A0CF" w14:textId="47B191B4" w:rsidR="00CC6031" w:rsidRDefault="00CC6031" w:rsidP="0028374A">
            <w:pPr>
              <w:jc w:val="center"/>
            </w:pPr>
            <w:r>
              <w:t>1</w:t>
            </w:r>
            <w:r w:rsidR="006A3F8C">
              <w:t>7</w:t>
            </w:r>
            <w:r>
              <w:t xml:space="preserve"> Nov 2022</w:t>
            </w:r>
          </w:p>
        </w:tc>
      </w:tr>
    </w:tbl>
    <w:p w14:paraId="222C88A6" w14:textId="4E2FB7B9" w:rsidR="0031631B" w:rsidRDefault="0031631B" w:rsidP="00CC6031"/>
    <w:p w14:paraId="17A8129F" w14:textId="64090D2B" w:rsidR="0031631B" w:rsidRPr="0031631B" w:rsidRDefault="0031631B" w:rsidP="0031631B">
      <w:pPr>
        <w:jc w:val="center"/>
        <w:rPr>
          <w:b/>
          <w:bCs/>
        </w:rPr>
      </w:pPr>
      <w:r w:rsidRPr="0031631B">
        <w:rPr>
          <w:b/>
          <w:bCs/>
        </w:rPr>
        <w:t>Table 6.2 – Sprint Delivery Schedule</w:t>
      </w:r>
    </w:p>
    <w:p w14:paraId="36B1855D" w14:textId="1838CEA9" w:rsidR="0031631B" w:rsidRDefault="0031631B" w:rsidP="00CC6031"/>
    <w:p w14:paraId="565CF2F9" w14:textId="5F492FC5" w:rsidR="0031631B" w:rsidRDefault="0031631B" w:rsidP="00CC6031"/>
    <w:p w14:paraId="2DC022FB" w14:textId="18B04BD3" w:rsidR="00A33A1F" w:rsidRDefault="00A33A1F" w:rsidP="00A33A1F">
      <w:pPr>
        <w:pStyle w:val="Heading2"/>
        <w:rPr>
          <w:rFonts w:ascii="Arial" w:hAnsi="Arial" w:cs="Arial"/>
          <w:b/>
          <w:bCs/>
          <w:color w:val="auto"/>
          <w:sz w:val="28"/>
          <w:szCs w:val="28"/>
        </w:rPr>
      </w:pPr>
      <w:bookmarkStart w:id="86" w:name="_Toc119444604"/>
      <w:bookmarkStart w:id="87" w:name="_Toc119791196"/>
      <w:r w:rsidRPr="00A33A1F">
        <w:rPr>
          <w:rFonts w:ascii="Arial" w:hAnsi="Arial" w:cs="Arial"/>
          <w:b/>
          <w:bCs/>
          <w:color w:val="auto"/>
          <w:sz w:val="28"/>
          <w:szCs w:val="28"/>
        </w:rPr>
        <w:t>6.3 Reports for JIRA</w:t>
      </w:r>
      <w:bookmarkEnd w:id="86"/>
      <w:bookmarkEnd w:id="87"/>
    </w:p>
    <w:p w14:paraId="66E7992F" w14:textId="2E11E925" w:rsidR="008523C6" w:rsidRPr="008523C6" w:rsidRDefault="009B781E" w:rsidP="008523C6">
      <w:pPr>
        <w:pStyle w:val="BodyText"/>
        <w:spacing w:line="242" w:lineRule="exact"/>
        <w:ind w:left="100"/>
        <w:jc w:val="both"/>
        <w:rPr>
          <w:rFonts w:ascii="Arial" w:hAnsi="Arial" w:cs="Arial"/>
          <w:sz w:val="22"/>
          <w:szCs w:val="22"/>
        </w:rPr>
      </w:pPr>
      <w:r w:rsidRPr="008523C6">
        <w:rPr>
          <w:rFonts w:ascii="Arial" w:hAnsi="Arial" w:cs="Arial"/>
          <w:b/>
          <w:bCs/>
          <w:sz w:val="22"/>
          <w:szCs w:val="22"/>
        </w:rPr>
        <w:t>Velocity:</w:t>
      </w:r>
      <w:r w:rsidR="00CC6031">
        <w:rPr>
          <w:b/>
          <w:bCs/>
        </w:rPr>
        <w:t xml:space="preserve"> </w:t>
      </w:r>
      <w:r w:rsidR="008523C6" w:rsidRPr="008523C6">
        <w:rPr>
          <w:rFonts w:ascii="Arial" w:hAnsi="Arial" w:cs="Arial"/>
          <w:color w:val="162A4D"/>
          <w:sz w:val="22"/>
          <w:szCs w:val="22"/>
        </w:rPr>
        <w:t>Imagine we have a 10-day sprint</w:t>
      </w:r>
      <w:r w:rsidR="008523C6" w:rsidRPr="008523C6">
        <w:rPr>
          <w:rFonts w:ascii="Arial" w:hAnsi="Arial" w:cs="Arial"/>
          <w:color w:val="162A4D"/>
          <w:spacing w:val="-7"/>
          <w:sz w:val="22"/>
          <w:szCs w:val="22"/>
        </w:rPr>
        <w:t xml:space="preserve"> </w:t>
      </w:r>
      <w:r w:rsidR="008523C6" w:rsidRPr="008523C6">
        <w:rPr>
          <w:rFonts w:ascii="Arial" w:hAnsi="Arial" w:cs="Arial"/>
          <w:color w:val="162A4D"/>
          <w:sz w:val="22"/>
          <w:szCs w:val="22"/>
        </w:rPr>
        <w:t>duration, and the velocity</w:t>
      </w:r>
      <w:r w:rsidR="008523C6" w:rsidRPr="008523C6">
        <w:rPr>
          <w:rFonts w:ascii="Arial" w:hAnsi="Arial" w:cs="Arial"/>
          <w:color w:val="162A4D"/>
          <w:spacing w:val="-5"/>
          <w:sz w:val="22"/>
          <w:szCs w:val="22"/>
        </w:rPr>
        <w:t xml:space="preserve"> </w:t>
      </w:r>
      <w:r w:rsidR="008523C6" w:rsidRPr="008523C6">
        <w:rPr>
          <w:rFonts w:ascii="Arial" w:hAnsi="Arial" w:cs="Arial"/>
          <w:color w:val="162A4D"/>
          <w:sz w:val="22"/>
          <w:szCs w:val="22"/>
        </w:rPr>
        <w:t>of the team is20(points per sprint).</w:t>
      </w:r>
      <w:r w:rsidR="008523C6" w:rsidRPr="008523C6">
        <w:rPr>
          <w:rFonts w:ascii="Arial" w:hAnsi="Arial" w:cs="Arial"/>
          <w:color w:val="162A4D"/>
          <w:spacing w:val="-7"/>
          <w:sz w:val="22"/>
          <w:szCs w:val="22"/>
        </w:rPr>
        <w:t xml:space="preserve"> </w:t>
      </w:r>
      <w:r w:rsidR="008523C6" w:rsidRPr="008523C6">
        <w:rPr>
          <w:rFonts w:ascii="Arial" w:hAnsi="Arial" w:cs="Arial"/>
          <w:color w:val="162A4D"/>
          <w:sz w:val="22"/>
          <w:szCs w:val="22"/>
        </w:rPr>
        <w:t>Let’s calculate the team’s average velocity (AV) per iteration unit (</w:t>
      </w:r>
      <w:r w:rsidR="008523C6">
        <w:rPr>
          <w:rFonts w:ascii="Arial" w:hAnsi="Arial" w:cs="Arial"/>
          <w:color w:val="162A4D"/>
          <w:sz w:val="22"/>
          <w:szCs w:val="22"/>
        </w:rPr>
        <w:t>S</w:t>
      </w:r>
      <w:r w:rsidR="008523C6" w:rsidRPr="008523C6">
        <w:rPr>
          <w:rFonts w:ascii="Arial" w:hAnsi="Arial" w:cs="Arial"/>
          <w:color w:val="162A4D"/>
          <w:sz w:val="22"/>
          <w:szCs w:val="22"/>
        </w:rPr>
        <w:t>tory</w:t>
      </w:r>
      <w:r w:rsidR="00363D9D">
        <w:rPr>
          <w:rFonts w:ascii="Arial" w:hAnsi="Arial" w:cs="Arial"/>
          <w:color w:val="162A4D"/>
          <w:sz w:val="22"/>
          <w:szCs w:val="22"/>
        </w:rPr>
        <w:t xml:space="preserve"> </w:t>
      </w:r>
      <w:r w:rsidR="008523C6" w:rsidRPr="008523C6">
        <w:rPr>
          <w:rFonts w:ascii="Arial" w:hAnsi="Arial" w:cs="Arial"/>
          <w:color w:val="162A4D"/>
          <w:sz w:val="22"/>
          <w:szCs w:val="22"/>
        </w:rPr>
        <w:t>points</w:t>
      </w:r>
      <w:r w:rsidR="00363D9D">
        <w:rPr>
          <w:rFonts w:ascii="Arial" w:hAnsi="Arial" w:cs="Arial"/>
          <w:color w:val="162A4D"/>
          <w:sz w:val="22"/>
          <w:szCs w:val="22"/>
        </w:rPr>
        <w:t xml:space="preserve"> </w:t>
      </w:r>
      <w:r w:rsidR="008523C6" w:rsidRPr="008523C6">
        <w:rPr>
          <w:rFonts w:ascii="Arial" w:hAnsi="Arial" w:cs="Arial"/>
          <w:color w:val="162A4D"/>
          <w:sz w:val="22"/>
          <w:szCs w:val="22"/>
        </w:rPr>
        <w:t>per</w:t>
      </w:r>
      <w:r w:rsidR="00363D9D">
        <w:rPr>
          <w:rFonts w:ascii="Arial" w:hAnsi="Arial" w:cs="Arial"/>
          <w:color w:val="162A4D"/>
          <w:sz w:val="22"/>
          <w:szCs w:val="22"/>
        </w:rPr>
        <w:t xml:space="preserve"> </w:t>
      </w:r>
      <w:r w:rsidR="008523C6" w:rsidRPr="008523C6">
        <w:rPr>
          <w:rFonts w:ascii="Arial" w:hAnsi="Arial" w:cs="Arial"/>
          <w:color w:val="162A4D"/>
          <w:sz w:val="22"/>
          <w:szCs w:val="22"/>
        </w:rPr>
        <w:t>day)</w:t>
      </w:r>
    </w:p>
    <w:p w14:paraId="5DEC8D9E" w14:textId="77777777" w:rsidR="008523C6" w:rsidRDefault="008523C6" w:rsidP="008523C6">
      <w:pPr>
        <w:pStyle w:val="BodyText"/>
        <w:spacing w:before="2"/>
        <w:jc w:val="both"/>
        <w:rPr>
          <w:sz w:val="15"/>
          <w:szCs w:val="15"/>
        </w:rPr>
      </w:pPr>
      <w:r>
        <w:rPr>
          <w:sz w:val="15"/>
          <w:szCs w:val="15"/>
        </w:rPr>
        <w:t xml:space="preserve"> </w:t>
      </w:r>
    </w:p>
    <w:p w14:paraId="1FBF04E0" w14:textId="5701D5AA" w:rsidR="005502AC" w:rsidRDefault="005502AC" w:rsidP="005502AC"/>
    <w:p w14:paraId="392ECFDD" w14:textId="77777777" w:rsidR="00121EDB" w:rsidRPr="00CC6031" w:rsidRDefault="00121EDB" w:rsidP="005502AC"/>
    <w:p w14:paraId="1D0E2780" w14:textId="0E4ADE82" w:rsidR="008523C6" w:rsidRDefault="008523C6" w:rsidP="008523C6">
      <w:pPr>
        <w:pStyle w:val="BodyText"/>
        <w:spacing w:before="2"/>
        <w:jc w:val="center"/>
        <w:rPr>
          <w:sz w:val="15"/>
          <w:szCs w:val="15"/>
        </w:rPr>
      </w:pPr>
      <w:r>
        <w:rPr>
          <w:noProof/>
        </w:rPr>
        <w:drawing>
          <wp:inline distT="0" distB="0" distL="0" distR="0" wp14:anchorId="5748C082" wp14:editId="01C21922">
            <wp:extent cx="4629150" cy="749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29150" cy="749300"/>
                    </a:xfrm>
                    <a:prstGeom prst="rect">
                      <a:avLst/>
                    </a:prstGeom>
                    <a:noFill/>
                    <a:ln>
                      <a:noFill/>
                    </a:ln>
                  </pic:spPr>
                </pic:pic>
              </a:graphicData>
            </a:graphic>
          </wp:inline>
        </w:drawing>
      </w:r>
    </w:p>
    <w:p w14:paraId="09DA33AA" w14:textId="146A2DA1" w:rsidR="00121EDB" w:rsidRDefault="00121EDB" w:rsidP="00121EDB">
      <w:pPr>
        <w:jc w:val="center"/>
      </w:pPr>
    </w:p>
    <w:p w14:paraId="1E780374" w14:textId="7D293ADA" w:rsidR="005502AC" w:rsidRDefault="005502AC" w:rsidP="005502AC"/>
    <w:p w14:paraId="31C3AE00" w14:textId="3AF70E57" w:rsidR="005502AC" w:rsidRDefault="005502AC" w:rsidP="005502AC"/>
    <w:p w14:paraId="32EDFF5D" w14:textId="6F6A71DE" w:rsidR="005502AC" w:rsidRDefault="005502AC" w:rsidP="008523C6">
      <w:pPr>
        <w:jc w:val="both"/>
      </w:pPr>
    </w:p>
    <w:p w14:paraId="690E150E" w14:textId="77777777" w:rsidR="003A6B2D" w:rsidRDefault="003A6B2D" w:rsidP="008523C6">
      <w:pPr>
        <w:jc w:val="both"/>
      </w:pPr>
      <w:r w:rsidRPr="003A6B2D">
        <w:rPr>
          <w:b/>
          <w:bCs/>
        </w:rPr>
        <w:t>Burndown Chart:</w:t>
      </w:r>
      <w:r>
        <w:rPr>
          <w:b/>
          <w:bCs/>
        </w:rPr>
        <w:t xml:space="preserve"> </w:t>
      </w:r>
      <w:r>
        <w:t>A burndown chart is a graphical representation of work left to do versus time. It is often used in agile software development methodologies such as Scrum. However, burn down charts can be applied to any project containing measurable progress over time.</w:t>
      </w:r>
    </w:p>
    <w:p w14:paraId="3678417C" w14:textId="458E5F32" w:rsidR="003A6B2D" w:rsidRDefault="003A6B2D" w:rsidP="005502AC"/>
    <w:p w14:paraId="01E6DAEF" w14:textId="1069A72B" w:rsidR="008523C6" w:rsidRDefault="008523C6" w:rsidP="005502AC"/>
    <w:p w14:paraId="403ED3C5" w14:textId="454F116B" w:rsidR="008523C6" w:rsidRDefault="008523C6" w:rsidP="005502AC"/>
    <w:p w14:paraId="055C2272" w14:textId="3AA22A75" w:rsidR="008523C6" w:rsidRDefault="008523C6" w:rsidP="005502AC"/>
    <w:p w14:paraId="65A1AEAE" w14:textId="06B73EDA" w:rsidR="008523C6" w:rsidRDefault="008523C6" w:rsidP="005502AC"/>
    <w:p w14:paraId="3EF2EB6A" w14:textId="77777777" w:rsidR="008523C6" w:rsidRDefault="008523C6" w:rsidP="005502AC"/>
    <w:p w14:paraId="44D4B1F8" w14:textId="09C0D3EA" w:rsidR="005502AC" w:rsidRPr="003A6B2D" w:rsidRDefault="008523C6" w:rsidP="008523C6">
      <w:pPr>
        <w:jc w:val="center"/>
      </w:pPr>
      <w:r>
        <w:rPr>
          <w:noProof/>
          <w:lang w:val="en-IN"/>
        </w:rPr>
        <w:drawing>
          <wp:inline distT="0" distB="0" distL="0" distR="0" wp14:anchorId="7A596AFA" wp14:editId="5369E5B1">
            <wp:extent cx="4572000" cy="2743200"/>
            <wp:effectExtent l="0" t="0" r="0" b="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B98FA0F" w14:textId="06BDB8DE" w:rsidR="005502AC" w:rsidRDefault="005502AC" w:rsidP="005502AC"/>
    <w:p w14:paraId="3769BE98" w14:textId="6EC18B8E" w:rsidR="005502AC" w:rsidRDefault="005502AC" w:rsidP="005502AC"/>
    <w:p w14:paraId="1213CB96" w14:textId="1C75FCDB" w:rsidR="005502AC" w:rsidRDefault="005502AC" w:rsidP="005502AC"/>
    <w:p w14:paraId="40AAD2A3" w14:textId="03EEBCA1" w:rsidR="008523C6" w:rsidRDefault="008523C6" w:rsidP="009400D5">
      <w:pPr>
        <w:rPr>
          <w:b/>
          <w:bCs/>
          <w:sz w:val="36"/>
          <w:szCs w:val="36"/>
        </w:rPr>
      </w:pPr>
    </w:p>
    <w:p w14:paraId="160880A2" w14:textId="716EBF39" w:rsidR="005502AC" w:rsidRDefault="005502AC" w:rsidP="005502AC">
      <w:pPr>
        <w:jc w:val="center"/>
        <w:rPr>
          <w:b/>
          <w:bCs/>
          <w:sz w:val="36"/>
          <w:szCs w:val="36"/>
        </w:rPr>
      </w:pPr>
      <w:r w:rsidRPr="005502AC">
        <w:rPr>
          <w:b/>
          <w:bCs/>
          <w:sz w:val="36"/>
          <w:szCs w:val="36"/>
        </w:rPr>
        <w:t>CHAPTER 7</w:t>
      </w:r>
    </w:p>
    <w:p w14:paraId="0BD00C27" w14:textId="440B4AA5" w:rsidR="005502AC" w:rsidRDefault="005502AC" w:rsidP="005502AC">
      <w:pPr>
        <w:pStyle w:val="Heading1"/>
        <w:jc w:val="center"/>
        <w:rPr>
          <w:b/>
          <w:bCs/>
          <w:sz w:val="36"/>
          <w:szCs w:val="36"/>
        </w:rPr>
      </w:pPr>
      <w:bookmarkStart w:id="88" w:name="_Toc119444605"/>
      <w:bookmarkStart w:id="89" w:name="_Toc119791197"/>
      <w:r>
        <w:rPr>
          <w:b/>
          <w:bCs/>
          <w:sz w:val="36"/>
          <w:szCs w:val="36"/>
        </w:rPr>
        <w:t>CODING AND SOLUTION</w:t>
      </w:r>
      <w:bookmarkEnd w:id="88"/>
      <w:bookmarkEnd w:id="89"/>
    </w:p>
    <w:p w14:paraId="612F2E28" w14:textId="6A0AA37F" w:rsidR="005502AC" w:rsidRDefault="005502AC" w:rsidP="005502AC"/>
    <w:p w14:paraId="1814DCD5" w14:textId="7871AD0E" w:rsidR="005502AC" w:rsidRDefault="005502AC" w:rsidP="007F1810">
      <w:pPr>
        <w:pStyle w:val="Heading2"/>
      </w:pPr>
      <w:bookmarkStart w:id="90" w:name="_Toc119444606"/>
      <w:bookmarkStart w:id="91" w:name="_Toc119444991"/>
      <w:bookmarkStart w:id="92" w:name="_Toc119791198"/>
      <w:r w:rsidRPr="005502AC">
        <w:rPr>
          <w:rFonts w:ascii="Arial" w:hAnsi="Arial" w:cs="Arial"/>
          <w:b/>
          <w:bCs/>
          <w:color w:val="auto"/>
          <w:sz w:val="28"/>
          <w:szCs w:val="28"/>
        </w:rPr>
        <w:t>7.1 Feature</w:t>
      </w:r>
      <w:bookmarkEnd w:id="90"/>
      <w:bookmarkEnd w:id="91"/>
      <w:bookmarkEnd w:id="92"/>
    </w:p>
    <w:p w14:paraId="0CB22496" w14:textId="2932535A" w:rsidR="005502AC" w:rsidRDefault="005502AC" w:rsidP="005502AC"/>
    <w:tbl>
      <w:tblPr>
        <w:tblW w:w="9913" w:type="dxa"/>
        <w:tblCellMar>
          <w:top w:w="15" w:type="dxa"/>
          <w:left w:w="15" w:type="dxa"/>
          <w:bottom w:w="15" w:type="dxa"/>
          <w:right w:w="15" w:type="dxa"/>
        </w:tblCellMar>
        <w:tblLook w:val="04A0" w:firstRow="1" w:lastRow="0" w:firstColumn="1" w:lastColumn="0" w:noHBand="0" w:noVBand="1"/>
      </w:tblPr>
      <w:tblGrid>
        <w:gridCol w:w="1124"/>
        <w:gridCol w:w="2835"/>
        <w:gridCol w:w="5954"/>
      </w:tblGrid>
      <w:tr w:rsidR="007F1810" w:rsidRPr="002974EB" w14:paraId="1E79BE3B" w14:textId="77777777" w:rsidTr="0028374A">
        <w:trPr>
          <w:trHeight w:val="16"/>
        </w:trPr>
        <w:tc>
          <w:tcPr>
            <w:tcW w:w="1124" w:type="dxa"/>
            <w:tcBorders>
              <w:top w:val="single" w:sz="8" w:space="0" w:color="000000"/>
              <w:left w:val="single" w:sz="8" w:space="0" w:color="000000"/>
              <w:bottom w:val="single" w:sz="8" w:space="0" w:color="000000"/>
              <w:right w:val="single" w:sz="8" w:space="0" w:color="000000"/>
            </w:tcBorders>
            <w:tcMar>
              <w:top w:w="100" w:type="dxa"/>
              <w:left w:w="140" w:type="dxa"/>
              <w:bottom w:w="100" w:type="dxa"/>
              <w:right w:w="120" w:type="dxa"/>
            </w:tcMar>
            <w:vAlign w:val="center"/>
            <w:hideMark/>
          </w:tcPr>
          <w:p w14:paraId="422651FA" w14:textId="77777777" w:rsidR="007F1810" w:rsidRPr="002974EB" w:rsidRDefault="007F1810" w:rsidP="0028374A">
            <w:pPr>
              <w:spacing w:after="20" w:line="240" w:lineRule="auto"/>
              <w:ind w:left="-180"/>
              <w:jc w:val="center"/>
              <w:rPr>
                <w:rFonts w:eastAsia="Times New Roman"/>
                <w:lang w:val="en-US" w:eastAsia="en-US"/>
              </w:rPr>
            </w:pPr>
            <w:r w:rsidRPr="002974EB">
              <w:rPr>
                <w:rFonts w:eastAsia="Times New Roman"/>
                <w:b/>
                <w:bCs/>
                <w:color w:val="000000"/>
                <w:lang w:val="en-US" w:eastAsia="en-US"/>
              </w:rPr>
              <w:t>FR</w:t>
            </w:r>
          </w:p>
          <w:p w14:paraId="5323AD53" w14:textId="77777777" w:rsidR="007F1810" w:rsidRPr="002974EB" w:rsidRDefault="007F1810" w:rsidP="0028374A">
            <w:pPr>
              <w:spacing w:line="240" w:lineRule="auto"/>
              <w:ind w:left="-180"/>
              <w:jc w:val="center"/>
              <w:rPr>
                <w:rFonts w:eastAsia="Times New Roman"/>
                <w:lang w:val="en-US" w:eastAsia="en-US"/>
              </w:rPr>
            </w:pPr>
            <w:r w:rsidRPr="002974EB">
              <w:rPr>
                <w:rFonts w:eastAsia="Times New Roman"/>
                <w:b/>
                <w:bCs/>
                <w:color w:val="000000"/>
                <w:lang w:val="en-US" w:eastAsia="en-US"/>
              </w:rPr>
              <w:t>No.</w:t>
            </w:r>
          </w:p>
        </w:tc>
        <w:tc>
          <w:tcPr>
            <w:tcW w:w="2835" w:type="dxa"/>
            <w:tcBorders>
              <w:top w:val="single" w:sz="8" w:space="0" w:color="000000"/>
              <w:left w:val="single" w:sz="8" w:space="0" w:color="000000"/>
              <w:bottom w:val="single" w:sz="8" w:space="0" w:color="000000"/>
              <w:right w:val="single" w:sz="8" w:space="0" w:color="000000"/>
            </w:tcBorders>
            <w:tcMar>
              <w:top w:w="100" w:type="dxa"/>
              <w:left w:w="140" w:type="dxa"/>
              <w:bottom w:w="100" w:type="dxa"/>
              <w:right w:w="120" w:type="dxa"/>
            </w:tcMar>
            <w:vAlign w:val="center"/>
            <w:hideMark/>
          </w:tcPr>
          <w:p w14:paraId="660B0F66" w14:textId="72488711" w:rsidR="007F1810" w:rsidRPr="002974EB" w:rsidRDefault="007F1810" w:rsidP="0028374A">
            <w:pPr>
              <w:spacing w:line="240" w:lineRule="auto"/>
              <w:ind w:left="-180"/>
              <w:jc w:val="center"/>
              <w:rPr>
                <w:rFonts w:eastAsia="Times New Roman"/>
                <w:lang w:val="en-US" w:eastAsia="en-US"/>
              </w:rPr>
            </w:pPr>
            <w:r w:rsidRPr="007F1810">
              <w:rPr>
                <w:rFonts w:eastAsia="Times New Roman"/>
                <w:b/>
                <w:bCs/>
                <w:color w:val="000000"/>
                <w:lang w:val="en-US" w:eastAsia="en-US"/>
              </w:rPr>
              <w:t>Feature</w:t>
            </w:r>
          </w:p>
        </w:tc>
        <w:tc>
          <w:tcPr>
            <w:tcW w:w="5954" w:type="dxa"/>
            <w:tcBorders>
              <w:top w:val="single" w:sz="8" w:space="0" w:color="000000"/>
              <w:left w:val="single" w:sz="8" w:space="0" w:color="000000"/>
              <w:bottom w:val="single" w:sz="8" w:space="0" w:color="000000"/>
              <w:right w:val="single" w:sz="8" w:space="0" w:color="000000"/>
            </w:tcBorders>
            <w:tcMar>
              <w:top w:w="100" w:type="dxa"/>
              <w:left w:w="140" w:type="dxa"/>
              <w:bottom w:w="100" w:type="dxa"/>
              <w:right w:w="120" w:type="dxa"/>
            </w:tcMar>
            <w:vAlign w:val="center"/>
            <w:hideMark/>
          </w:tcPr>
          <w:p w14:paraId="515AABB2" w14:textId="045A4098" w:rsidR="007F1810" w:rsidRPr="002974EB" w:rsidRDefault="007F1810" w:rsidP="0028374A">
            <w:pPr>
              <w:spacing w:line="240" w:lineRule="auto"/>
              <w:ind w:left="-180"/>
              <w:jc w:val="center"/>
              <w:rPr>
                <w:rFonts w:eastAsia="Times New Roman"/>
                <w:b/>
                <w:bCs/>
                <w:lang w:val="en-US" w:eastAsia="en-US"/>
              </w:rPr>
            </w:pPr>
            <w:r w:rsidRPr="007F1810">
              <w:rPr>
                <w:rFonts w:eastAsia="Times New Roman"/>
                <w:b/>
                <w:bCs/>
                <w:lang w:val="en-US" w:eastAsia="en-US"/>
              </w:rPr>
              <w:t>Description</w:t>
            </w:r>
          </w:p>
        </w:tc>
      </w:tr>
      <w:tr w:rsidR="007F1810" w:rsidRPr="002974EB" w14:paraId="0730F3C9" w14:textId="77777777" w:rsidTr="00456A78">
        <w:trPr>
          <w:trHeight w:val="20"/>
        </w:trPr>
        <w:tc>
          <w:tcPr>
            <w:tcW w:w="1124" w:type="dxa"/>
            <w:tcBorders>
              <w:top w:val="single" w:sz="8" w:space="0" w:color="000000"/>
              <w:left w:val="single" w:sz="8" w:space="0" w:color="000000"/>
              <w:bottom w:val="single" w:sz="8" w:space="0" w:color="000000"/>
              <w:right w:val="single" w:sz="8" w:space="0" w:color="000000"/>
            </w:tcBorders>
            <w:tcMar>
              <w:top w:w="100" w:type="dxa"/>
              <w:left w:w="140" w:type="dxa"/>
              <w:bottom w:w="100" w:type="dxa"/>
              <w:right w:w="120" w:type="dxa"/>
            </w:tcMar>
            <w:vAlign w:val="center"/>
            <w:hideMark/>
          </w:tcPr>
          <w:p w14:paraId="3F83ACDC" w14:textId="77777777" w:rsidR="007F1810" w:rsidRPr="002974EB" w:rsidRDefault="007F1810" w:rsidP="0028374A">
            <w:pPr>
              <w:spacing w:line="240" w:lineRule="auto"/>
              <w:ind w:left="-180"/>
              <w:jc w:val="center"/>
              <w:rPr>
                <w:rFonts w:eastAsia="Times New Roman"/>
                <w:lang w:val="en-US" w:eastAsia="en-US"/>
              </w:rPr>
            </w:pPr>
            <w:r w:rsidRPr="002974EB">
              <w:rPr>
                <w:rFonts w:eastAsia="Times New Roman"/>
                <w:color w:val="000000"/>
                <w:lang w:val="en-US" w:eastAsia="en-US"/>
              </w:rPr>
              <w:t>FR-1</w:t>
            </w:r>
          </w:p>
        </w:tc>
        <w:tc>
          <w:tcPr>
            <w:tcW w:w="2835" w:type="dxa"/>
            <w:tcBorders>
              <w:top w:val="single" w:sz="8" w:space="0" w:color="000000"/>
              <w:left w:val="single" w:sz="8" w:space="0" w:color="000000"/>
              <w:bottom w:val="single" w:sz="8" w:space="0" w:color="000000"/>
              <w:right w:val="single" w:sz="8" w:space="0" w:color="000000"/>
            </w:tcBorders>
            <w:tcMar>
              <w:top w:w="100" w:type="dxa"/>
              <w:left w:w="140" w:type="dxa"/>
              <w:bottom w:w="100" w:type="dxa"/>
              <w:right w:w="120" w:type="dxa"/>
            </w:tcMar>
            <w:vAlign w:val="center"/>
            <w:hideMark/>
          </w:tcPr>
          <w:p w14:paraId="398B3C14" w14:textId="2B650026" w:rsidR="007F1810" w:rsidRPr="002974EB" w:rsidRDefault="009F795B" w:rsidP="0028374A">
            <w:pPr>
              <w:spacing w:line="240" w:lineRule="auto"/>
              <w:ind w:left="-180"/>
              <w:jc w:val="center"/>
              <w:rPr>
                <w:rFonts w:eastAsia="Times New Roman"/>
                <w:lang w:val="en-US" w:eastAsia="en-US"/>
              </w:rPr>
            </w:pPr>
            <w:r>
              <w:rPr>
                <w:rFonts w:eastAsia="Times New Roman"/>
                <w:lang w:val="en-US" w:eastAsia="en-US"/>
              </w:rPr>
              <w:t>Crude oil Price Graph</w:t>
            </w:r>
          </w:p>
        </w:tc>
        <w:tc>
          <w:tcPr>
            <w:tcW w:w="5954" w:type="dxa"/>
            <w:tcBorders>
              <w:top w:val="single" w:sz="8" w:space="0" w:color="000000"/>
              <w:left w:val="single" w:sz="8" w:space="0" w:color="000000"/>
              <w:bottom w:val="single" w:sz="8" w:space="0" w:color="000000"/>
              <w:right w:val="single" w:sz="8" w:space="0" w:color="000000"/>
            </w:tcBorders>
            <w:tcMar>
              <w:top w:w="100" w:type="dxa"/>
              <w:left w:w="140" w:type="dxa"/>
              <w:bottom w:w="100" w:type="dxa"/>
              <w:right w:w="120" w:type="dxa"/>
            </w:tcMar>
            <w:vAlign w:val="center"/>
            <w:hideMark/>
          </w:tcPr>
          <w:p w14:paraId="2D8CA209" w14:textId="138332CE" w:rsidR="007F1810" w:rsidRPr="002974EB" w:rsidRDefault="009F795B" w:rsidP="009F795B">
            <w:pPr>
              <w:spacing w:line="240" w:lineRule="auto"/>
              <w:ind w:left="-180"/>
              <w:jc w:val="center"/>
              <w:rPr>
                <w:rFonts w:eastAsia="Times New Roman"/>
                <w:lang w:val="en-US" w:eastAsia="en-US"/>
              </w:rPr>
            </w:pPr>
            <w:r>
              <w:rPr>
                <w:rFonts w:eastAsia="Times New Roman"/>
                <w:lang w:val="en-US" w:eastAsia="en-US"/>
              </w:rPr>
              <w:t xml:space="preserve">Showing the price of crude oil for respective dates in a graph with dates in x axis and crude oil prices on y axis </w:t>
            </w:r>
          </w:p>
        </w:tc>
      </w:tr>
      <w:tr w:rsidR="007F1810" w:rsidRPr="002974EB" w14:paraId="4CCCCBC8" w14:textId="77777777" w:rsidTr="0028374A">
        <w:trPr>
          <w:trHeight w:val="272"/>
        </w:trPr>
        <w:tc>
          <w:tcPr>
            <w:tcW w:w="1124" w:type="dxa"/>
            <w:tcBorders>
              <w:top w:val="single" w:sz="8" w:space="0" w:color="000000"/>
              <w:left w:val="single" w:sz="8" w:space="0" w:color="000000"/>
              <w:bottom w:val="single" w:sz="8" w:space="0" w:color="000000"/>
              <w:right w:val="single" w:sz="8" w:space="0" w:color="000000"/>
            </w:tcBorders>
            <w:tcMar>
              <w:top w:w="100" w:type="dxa"/>
              <w:left w:w="140" w:type="dxa"/>
              <w:bottom w:w="100" w:type="dxa"/>
              <w:right w:w="120" w:type="dxa"/>
            </w:tcMar>
            <w:vAlign w:val="center"/>
            <w:hideMark/>
          </w:tcPr>
          <w:p w14:paraId="7C05288D" w14:textId="77777777" w:rsidR="007F1810" w:rsidRPr="002974EB" w:rsidRDefault="007F1810" w:rsidP="0028374A">
            <w:pPr>
              <w:spacing w:line="240" w:lineRule="auto"/>
              <w:ind w:left="-180"/>
              <w:jc w:val="center"/>
              <w:rPr>
                <w:rFonts w:eastAsia="Times New Roman"/>
                <w:lang w:val="en-US" w:eastAsia="en-US"/>
              </w:rPr>
            </w:pPr>
            <w:r w:rsidRPr="002974EB">
              <w:rPr>
                <w:rFonts w:eastAsia="Times New Roman"/>
                <w:color w:val="000000"/>
                <w:lang w:val="en-US" w:eastAsia="en-US"/>
              </w:rPr>
              <w:t>FR-2</w:t>
            </w:r>
          </w:p>
        </w:tc>
        <w:tc>
          <w:tcPr>
            <w:tcW w:w="2835" w:type="dxa"/>
            <w:tcBorders>
              <w:top w:val="single" w:sz="8" w:space="0" w:color="000000"/>
              <w:left w:val="single" w:sz="8" w:space="0" w:color="000000"/>
              <w:bottom w:val="single" w:sz="8" w:space="0" w:color="000000"/>
              <w:right w:val="single" w:sz="8" w:space="0" w:color="000000"/>
            </w:tcBorders>
            <w:tcMar>
              <w:top w:w="100" w:type="dxa"/>
              <w:left w:w="140" w:type="dxa"/>
              <w:bottom w:w="100" w:type="dxa"/>
              <w:right w:w="120" w:type="dxa"/>
            </w:tcMar>
            <w:vAlign w:val="center"/>
            <w:hideMark/>
          </w:tcPr>
          <w:p w14:paraId="6CF1B4D0" w14:textId="4D012888" w:rsidR="007F1810" w:rsidRPr="002974EB" w:rsidRDefault="009F795B" w:rsidP="0028374A">
            <w:pPr>
              <w:spacing w:line="240" w:lineRule="auto"/>
              <w:ind w:left="-180"/>
              <w:jc w:val="center"/>
              <w:rPr>
                <w:rFonts w:eastAsia="Times New Roman"/>
                <w:lang w:val="en-US" w:eastAsia="en-US"/>
              </w:rPr>
            </w:pPr>
            <w:r>
              <w:rPr>
                <w:rFonts w:eastAsia="Times New Roman"/>
                <w:lang w:val="en-US" w:eastAsia="en-US"/>
              </w:rPr>
              <w:t>Current Price Prediction</w:t>
            </w:r>
          </w:p>
        </w:tc>
        <w:tc>
          <w:tcPr>
            <w:tcW w:w="5954" w:type="dxa"/>
            <w:tcBorders>
              <w:top w:val="single" w:sz="8" w:space="0" w:color="000000"/>
              <w:left w:val="single" w:sz="8" w:space="0" w:color="000000"/>
              <w:bottom w:val="single" w:sz="8" w:space="0" w:color="000000"/>
              <w:right w:val="single" w:sz="8" w:space="0" w:color="000000"/>
            </w:tcBorders>
            <w:tcMar>
              <w:top w:w="100" w:type="dxa"/>
              <w:left w:w="140" w:type="dxa"/>
              <w:bottom w:w="100" w:type="dxa"/>
              <w:right w:w="120" w:type="dxa"/>
            </w:tcMar>
            <w:vAlign w:val="center"/>
            <w:hideMark/>
          </w:tcPr>
          <w:p w14:paraId="0FB278B1" w14:textId="7C231829" w:rsidR="007F1810" w:rsidRPr="002974EB" w:rsidRDefault="009F795B" w:rsidP="0028374A">
            <w:pPr>
              <w:spacing w:line="240" w:lineRule="auto"/>
              <w:ind w:left="-180"/>
              <w:jc w:val="center"/>
              <w:rPr>
                <w:rFonts w:eastAsia="Times New Roman"/>
                <w:lang w:val="en-US" w:eastAsia="en-US"/>
              </w:rPr>
            </w:pPr>
            <w:r>
              <w:rPr>
                <w:rFonts w:eastAsia="Times New Roman"/>
                <w:lang w:val="en-US" w:eastAsia="en-US"/>
              </w:rPr>
              <w:t xml:space="preserve">Showing the last predicted price of the crude oil </w:t>
            </w:r>
          </w:p>
        </w:tc>
      </w:tr>
      <w:tr w:rsidR="007F1810" w:rsidRPr="002974EB" w14:paraId="6E0F55A4" w14:textId="77777777" w:rsidTr="0028374A">
        <w:trPr>
          <w:trHeight w:val="52"/>
        </w:trPr>
        <w:tc>
          <w:tcPr>
            <w:tcW w:w="1124" w:type="dxa"/>
            <w:tcBorders>
              <w:top w:val="single" w:sz="8" w:space="0" w:color="000000"/>
              <w:left w:val="single" w:sz="8" w:space="0" w:color="000000"/>
              <w:bottom w:val="single" w:sz="8" w:space="0" w:color="000000"/>
              <w:right w:val="single" w:sz="8" w:space="0" w:color="000000"/>
            </w:tcBorders>
            <w:tcMar>
              <w:top w:w="100" w:type="dxa"/>
              <w:left w:w="140" w:type="dxa"/>
              <w:bottom w:w="100" w:type="dxa"/>
              <w:right w:w="120" w:type="dxa"/>
            </w:tcMar>
            <w:vAlign w:val="center"/>
            <w:hideMark/>
          </w:tcPr>
          <w:p w14:paraId="67B29B4F" w14:textId="77777777" w:rsidR="007F1810" w:rsidRPr="002974EB" w:rsidRDefault="007F1810" w:rsidP="0028374A">
            <w:pPr>
              <w:spacing w:line="240" w:lineRule="auto"/>
              <w:ind w:left="-180"/>
              <w:jc w:val="center"/>
              <w:rPr>
                <w:rFonts w:eastAsia="Times New Roman"/>
                <w:lang w:val="en-US" w:eastAsia="en-US"/>
              </w:rPr>
            </w:pPr>
            <w:r w:rsidRPr="002974EB">
              <w:rPr>
                <w:rFonts w:eastAsia="Times New Roman"/>
                <w:color w:val="000000"/>
                <w:lang w:val="en-US" w:eastAsia="en-US"/>
              </w:rPr>
              <w:t>FR-3</w:t>
            </w:r>
          </w:p>
        </w:tc>
        <w:tc>
          <w:tcPr>
            <w:tcW w:w="2835" w:type="dxa"/>
            <w:tcBorders>
              <w:top w:val="single" w:sz="8" w:space="0" w:color="000000"/>
              <w:left w:val="single" w:sz="8" w:space="0" w:color="000000"/>
              <w:bottom w:val="single" w:sz="8" w:space="0" w:color="000000"/>
              <w:right w:val="single" w:sz="8" w:space="0" w:color="000000"/>
            </w:tcBorders>
            <w:tcMar>
              <w:top w:w="100" w:type="dxa"/>
              <w:left w:w="140" w:type="dxa"/>
              <w:bottom w:w="100" w:type="dxa"/>
              <w:right w:w="120" w:type="dxa"/>
            </w:tcMar>
            <w:vAlign w:val="center"/>
            <w:hideMark/>
          </w:tcPr>
          <w:p w14:paraId="49FD15DE" w14:textId="3A38C024" w:rsidR="007F1810" w:rsidRPr="002974EB" w:rsidRDefault="009F795B" w:rsidP="0028374A">
            <w:pPr>
              <w:spacing w:line="240" w:lineRule="auto"/>
              <w:ind w:left="-180"/>
              <w:jc w:val="center"/>
              <w:rPr>
                <w:rFonts w:eastAsia="Times New Roman"/>
                <w:lang w:val="en-US" w:eastAsia="en-US"/>
              </w:rPr>
            </w:pPr>
            <w:r>
              <w:rPr>
                <w:rFonts w:eastAsia="Times New Roman"/>
                <w:lang w:val="en-US" w:eastAsia="en-US"/>
              </w:rPr>
              <w:t>Prediction based on user provided values</w:t>
            </w:r>
          </w:p>
        </w:tc>
        <w:tc>
          <w:tcPr>
            <w:tcW w:w="5954" w:type="dxa"/>
            <w:tcBorders>
              <w:top w:val="single" w:sz="8" w:space="0" w:color="000000"/>
              <w:left w:val="single" w:sz="8" w:space="0" w:color="000000"/>
              <w:bottom w:val="single" w:sz="8" w:space="0" w:color="000000"/>
              <w:right w:val="single" w:sz="8" w:space="0" w:color="000000"/>
            </w:tcBorders>
            <w:tcMar>
              <w:top w:w="100" w:type="dxa"/>
              <w:left w:w="140" w:type="dxa"/>
              <w:bottom w:w="100" w:type="dxa"/>
              <w:right w:w="120" w:type="dxa"/>
            </w:tcMar>
            <w:vAlign w:val="center"/>
            <w:hideMark/>
          </w:tcPr>
          <w:p w14:paraId="0D3CBC45" w14:textId="75216261" w:rsidR="007F1810" w:rsidRPr="002974EB" w:rsidRDefault="009F795B" w:rsidP="0028374A">
            <w:pPr>
              <w:spacing w:line="240" w:lineRule="auto"/>
              <w:ind w:left="-180"/>
              <w:jc w:val="center"/>
              <w:rPr>
                <w:rFonts w:eastAsia="Times New Roman"/>
                <w:lang w:val="en-US" w:eastAsia="en-US"/>
              </w:rPr>
            </w:pPr>
            <w:r>
              <w:rPr>
                <w:rFonts w:eastAsia="Times New Roman"/>
                <w:lang w:val="en-US" w:eastAsia="en-US"/>
              </w:rPr>
              <w:t>When user provided with the three days prices of the crude oil the application will give predicted price for the next day</w:t>
            </w:r>
          </w:p>
        </w:tc>
      </w:tr>
    </w:tbl>
    <w:p w14:paraId="0AB47AC4" w14:textId="48D6673A" w:rsidR="005502AC" w:rsidRDefault="005502AC" w:rsidP="005502AC"/>
    <w:p w14:paraId="6442F47C" w14:textId="78626A99" w:rsidR="005502AC" w:rsidRDefault="007F1810" w:rsidP="007F1810">
      <w:pPr>
        <w:jc w:val="center"/>
        <w:rPr>
          <w:b/>
          <w:bCs/>
        </w:rPr>
      </w:pPr>
      <w:r w:rsidRPr="007F1810">
        <w:rPr>
          <w:b/>
          <w:bCs/>
        </w:rPr>
        <w:t>Table</w:t>
      </w:r>
      <w:r w:rsidR="009F795B">
        <w:rPr>
          <w:b/>
          <w:bCs/>
        </w:rPr>
        <w:t xml:space="preserve"> 7.1 – Description for Feature</w:t>
      </w:r>
    </w:p>
    <w:p w14:paraId="72A07301" w14:textId="334A2ECE" w:rsidR="009400D5" w:rsidRDefault="009400D5" w:rsidP="007F1810">
      <w:pPr>
        <w:jc w:val="center"/>
        <w:rPr>
          <w:b/>
          <w:bCs/>
        </w:rPr>
      </w:pPr>
    </w:p>
    <w:p w14:paraId="3FF25D24" w14:textId="3467D4B5" w:rsidR="009400D5" w:rsidRDefault="009400D5" w:rsidP="007F1810">
      <w:pPr>
        <w:jc w:val="center"/>
        <w:rPr>
          <w:b/>
          <w:bCs/>
        </w:rPr>
      </w:pPr>
    </w:p>
    <w:p w14:paraId="0E57E6D1" w14:textId="24DFFE3B" w:rsidR="009400D5" w:rsidRDefault="009400D5" w:rsidP="007F1810">
      <w:pPr>
        <w:jc w:val="center"/>
        <w:rPr>
          <w:b/>
          <w:bCs/>
        </w:rPr>
      </w:pPr>
    </w:p>
    <w:p w14:paraId="4028E61D" w14:textId="3304AFE7" w:rsidR="009400D5" w:rsidRDefault="009400D5" w:rsidP="007F1810">
      <w:pPr>
        <w:jc w:val="center"/>
        <w:rPr>
          <w:b/>
          <w:bCs/>
        </w:rPr>
      </w:pPr>
    </w:p>
    <w:p w14:paraId="55DCF15B" w14:textId="77777777" w:rsidR="009400D5" w:rsidRDefault="009400D5" w:rsidP="007F1810">
      <w:pPr>
        <w:jc w:val="center"/>
        <w:rPr>
          <w:b/>
          <w:bCs/>
        </w:rPr>
      </w:pPr>
    </w:p>
    <w:p w14:paraId="785F0510" w14:textId="0BB9F27E" w:rsidR="009400D5" w:rsidRDefault="009400D5" w:rsidP="007F1810">
      <w:pPr>
        <w:jc w:val="center"/>
        <w:rPr>
          <w:b/>
          <w:bCs/>
        </w:rPr>
      </w:pPr>
    </w:p>
    <w:p w14:paraId="779891D4" w14:textId="77777777" w:rsidR="009400D5" w:rsidRPr="007F1810" w:rsidRDefault="009400D5" w:rsidP="007F1810">
      <w:pPr>
        <w:jc w:val="center"/>
        <w:rPr>
          <w:b/>
          <w:bCs/>
        </w:rPr>
      </w:pPr>
    </w:p>
    <w:p w14:paraId="5491C9E4" w14:textId="77FB1D72" w:rsidR="005502AC" w:rsidRDefault="005502AC" w:rsidP="005502AC"/>
    <w:p w14:paraId="304B794A" w14:textId="4FA82590" w:rsidR="005502AC" w:rsidRDefault="009400D5" w:rsidP="007F1810">
      <w:pPr>
        <w:jc w:val="center"/>
      </w:pPr>
      <w:r>
        <w:rPr>
          <w:noProof/>
          <w:lang w:val="en-IN"/>
        </w:rPr>
        <w:drawing>
          <wp:inline distT="0" distB="0" distL="0" distR="0" wp14:anchorId="00B5F5A2" wp14:editId="777E4416">
            <wp:extent cx="5372281" cy="1143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r-1.png"/>
                    <pic:cNvPicPr/>
                  </pic:nvPicPr>
                  <pic:blipFill>
                    <a:blip r:embed="rId20">
                      <a:extLst>
                        <a:ext uri="{28A0092B-C50C-407E-A947-70E740481C1C}">
                          <a14:useLocalDpi xmlns:a14="http://schemas.microsoft.com/office/drawing/2010/main" val="0"/>
                        </a:ext>
                      </a:extLst>
                    </a:blip>
                    <a:stretch>
                      <a:fillRect/>
                    </a:stretch>
                  </pic:blipFill>
                  <pic:spPr>
                    <a:xfrm>
                      <a:off x="0" y="0"/>
                      <a:ext cx="5372281" cy="1143039"/>
                    </a:xfrm>
                    <a:prstGeom prst="rect">
                      <a:avLst/>
                    </a:prstGeom>
                  </pic:spPr>
                </pic:pic>
              </a:graphicData>
            </a:graphic>
          </wp:inline>
        </w:drawing>
      </w:r>
    </w:p>
    <w:p w14:paraId="676B85E8" w14:textId="7765E716" w:rsidR="005502AC" w:rsidRDefault="007F1810" w:rsidP="007F1810">
      <w:pPr>
        <w:jc w:val="center"/>
        <w:rPr>
          <w:b/>
          <w:bCs/>
        </w:rPr>
      </w:pPr>
      <w:r w:rsidRPr="007F1810">
        <w:rPr>
          <w:b/>
          <w:bCs/>
        </w:rPr>
        <w:t>Figure 7.1 – Dataflow Diagram for Feature 1</w:t>
      </w:r>
    </w:p>
    <w:p w14:paraId="1B5F3B3E" w14:textId="1FE3B3EC" w:rsidR="009400D5" w:rsidRDefault="009400D5" w:rsidP="007F1810">
      <w:pPr>
        <w:jc w:val="center"/>
        <w:rPr>
          <w:b/>
          <w:bCs/>
        </w:rPr>
      </w:pPr>
    </w:p>
    <w:p w14:paraId="7D7A1ECD" w14:textId="0C1CEBEC" w:rsidR="009400D5" w:rsidRDefault="009400D5" w:rsidP="007F1810">
      <w:pPr>
        <w:jc w:val="center"/>
        <w:rPr>
          <w:b/>
          <w:bCs/>
        </w:rPr>
      </w:pPr>
    </w:p>
    <w:p w14:paraId="4C936173" w14:textId="77777777" w:rsidR="009400D5" w:rsidRDefault="009400D5" w:rsidP="007F1810">
      <w:pPr>
        <w:jc w:val="center"/>
        <w:rPr>
          <w:b/>
          <w:bCs/>
        </w:rPr>
      </w:pPr>
    </w:p>
    <w:p w14:paraId="7D94DBC5" w14:textId="77777777" w:rsidR="009400D5" w:rsidRDefault="009400D5" w:rsidP="007F1810">
      <w:pPr>
        <w:jc w:val="center"/>
        <w:rPr>
          <w:b/>
          <w:bCs/>
        </w:rPr>
      </w:pPr>
    </w:p>
    <w:p w14:paraId="0BCDF491" w14:textId="3ECD16E7" w:rsidR="009400D5" w:rsidRDefault="009400D5" w:rsidP="007F1810">
      <w:pPr>
        <w:jc w:val="center"/>
        <w:rPr>
          <w:b/>
          <w:bCs/>
        </w:rPr>
      </w:pPr>
      <w:r>
        <w:rPr>
          <w:b/>
          <w:bCs/>
          <w:noProof/>
          <w:lang w:val="en-IN"/>
        </w:rPr>
        <w:drawing>
          <wp:inline distT="0" distB="0" distL="0" distR="0" wp14:anchorId="5CF4759B" wp14:editId="5EA3151E">
            <wp:extent cx="5372281" cy="11430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2.png"/>
                    <pic:cNvPicPr/>
                  </pic:nvPicPr>
                  <pic:blipFill>
                    <a:blip r:embed="rId21">
                      <a:extLst>
                        <a:ext uri="{28A0092B-C50C-407E-A947-70E740481C1C}">
                          <a14:useLocalDpi xmlns:a14="http://schemas.microsoft.com/office/drawing/2010/main" val="0"/>
                        </a:ext>
                      </a:extLst>
                    </a:blip>
                    <a:stretch>
                      <a:fillRect/>
                    </a:stretch>
                  </pic:blipFill>
                  <pic:spPr>
                    <a:xfrm>
                      <a:off x="0" y="0"/>
                      <a:ext cx="5372281" cy="1143039"/>
                    </a:xfrm>
                    <a:prstGeom prst="rect">
                      <a:avLst/>
                    </a:prstGeom>
                  </pic:spPr>
                </pic:pic>
              </a:graphicData>
            </a:graphic>
          </wp:inline>
        </w:drawing>
      </w:r>
    </w:p>
    <w:p w14:paraId="752F9CD1" w14:textId="1B88A538" w:rsidR="009F795B" w:rsidRDefault="009F795B" w:rsidP="007F1810">
      <w:pPr>
        <w:jc w:val="center"/>
        <w:rPr>
          <w:b/>
          <w:bCs/>
        </w:rPr>
      </w:pPr>
      <w:r w:rsidRPr="007F1810">
        <w:rPr>
          <w:b/>
          <w:bCs/>
        </w:rPr>
        <w:t xml:space="preserve">Figure 7.1 </w:t>
      </w:r>
      <w:r>
        <w:rPr>
          <w:b/>
          <w:bCs/>
        </w:rPr>
        <w:t>– Dataflow Diagram for Feature 2</w:t>
      </w:r>
    </w:p>
    <w:p w14:paraId="643724EA" w14:textId="0D25E2BF" w:rsidR="009400D5" w:rsidRDefault="009400D5" w:rsidP="007F1810">
      <w:pPr>
        <w:jc w:val="center"/>
        <w:rPr>
          <w:b/>
          <w:bCs/>
        </w:rPr>
      </w:pPr>
    </w:p>
    <w:p w14:paraId="01786872" w14:textId="70DA25C0" w:rsidR="009400D5" w:rsidRDefault="009400D5" w:rsidP="007F1810">
      <w:pPr>
        <w:jc w:val="center"/>
        <w:rPr>
          <w:b/>
          <w:bCs/>
        </w:rPr>
      </w:pPr>
    </w:p>
    <w:p w14:paraId="7BE7262A" w14:textId="77777777" w:rsidR="009400D5" w:rsidRDefault="009400D5" w:rsidP="007F1810">
      <w:pPr>
        <w:jc w:val="center"/>
        <w:rPr>
          <w:b/>
          <w:bCs/>
        </w:rPr>
      </w:pPr>
    </w:p>
    <w:p w14:paraId="3E39E9C5" w14:textId="3D94FF4A" w:rsidR="009400D5" w:rsidRDefault="009400D5" w:rsidP="007F1810">
      <w:pPr>
        <w:jc w:val="center"/>
        <w:rPr>
          <w:b/>
          <w:bCs/>
        </w:rPr>
      </w:pPr>
      <w:r>
        <w:rPr>
          <w:b/>
          <w:bCs/>
          <w:noProof/>
          <w:lang w:val="en-IN"/>
        </w:rPr>
        <w:drawing>
          <wp:inline distT="0" distB="0" distL="0" distR="0" wp14:anchorId="1812A0B0" wp14:editId="4FC3B534">
            <wp:extent cx="5372281" cy="22860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r-3.png"/>
                    <pic:cNvPicPr/>
                  </pic:nvPicPr>
                  <pic:blipFill>
                    <a:blip r:embed="rId22">
                      <a:extLst>
                        <a:ext uri="{28A0092B-C50C-407E-A947-70E740481C1C}">
                          <a14:useLocalDpi xmlns:a14="http://schemas.microsoft.com/office/drawing/2010/main" val="0"/>
                        </a:ext>
                      </a:extLst>
                    </a:blip>
                    <a:stretch>
                      <a:fillRect/>
                    </a:stretch>
                  </pic:blipFill>
                  <pic:spPr>
                    <a:xfrm>
                      <a:off x="0" y="0"/>
                      <a:ext cx="5372281" cy="2286077"/>
                    </a:xfrm>
                    <a:prstGeom prst="rect">
                      <a:avLst/>
                    </a:prstGeom>
                  </pic:spPr>
                </pic:pic>
              </a:graphicData>
            </a:graphic>
          </wp:inline>
        </w:drawing>
      </w:r>
    </w:p>
    <w:p w14:paraId="07B314F0" w14:textId="374235F9" w:rsidR="008523C6" w:rsidRDefault="009F795B" w:rsidP="005502AC">
      <w:pPr>
        <w:jc w:val="center"/>
        <w:rPr>
          <w:b/>
          <w:bCs/>
          <w:sz w:val="36"/>
          <w:szCs w:val="36"/>
        </w:rPr>
      </w:pPr>
      <w:r w:rsidRPr="007F1810">
        <w:rPr>
          <w:b/>
          <w:bCs/>
        </w:rPr>
        <w:t xml:space="preserve">Figure 7.1 </w:t>
      </w:r>
      <w:r>
        <w:rPr>
          <w:b/>
          <w:bCs/>
        </w:rPr>
        <w:t>– Dataflow Diagram for Feature 3</w:t>
      </w:r>
    </w:p>
    <w:p w14:paraId="61763628" w14:textId="77777777" w:rsidR="008523C6" w:rsidRDefault="008523C6" w:rsidP="005502AC">
      <w:pPr>
        <w:jc w:val="center"/>
        <w:rPr>
          <w:b/>
          <w:bCs/>
          <w:sz w:val="36"/>
          <w:szCs w:val="36"/>
        </w:rPr>
      </w:pPr>
    </w:p>
    <w:p w14:paraId="544CF9B0" w14:textId="77777777" w:rsidR="008523C6" w:rsidRDefault="008523C6" w:rsidP="005502AC">
      <w:pPr>
        <w:jc w:val="center"/>
        <w:rPr>
          <w:b/>
          <w:bCs/>
          <w:sz w:val="36"/>
          <w:szCs w:val="36"/>
        </w:rPr>
      </w:pPr>
    </w:p>
    <w:p w14:paraId="64008510" w14:textId="77777777" w:rsidR="009400D5" w:rsidRDefault="009400D5">
      <w:pPr>
        <w:spacing w:after="160" w:line="259" w:lineRule="auto"/>
        <w:rPr>
          <w:b/>
          <w:bCs/>
          <w:sz w:val="36"/>
          <w:szCs w:val="36"/>
        </w:rPr>
      </w:pPr>
      <w:r>
        <w:rPr>
          <w:b/>
          <w:bCs/>
          <w:sz w:val="36"/>
          <w:szCs w:val="36"/>
        </w:rPr>
        <w:br w:type="page"/>
      </w:r>
    </w:p>
    <w:p w14:paraId="2153BB0C" w14:textId="50944AA5" w:rsidR="005502AC" w:rsidRDefault="005502AC" w:rsidP="009400D5">
      <w:pPr>
        <w:spacing w:after="160" w:line="259" w:lineRule="auto"/>
        <w:jc w:val="center"/>
        <w:rPr>
          <w:b/>
          <w:bCs/>
          <w:sz w:val="36"/>
          <w:szCs w:val="36"/>
        </w:rPr>
      </w:pPr>
      <w:r w:rsidRPr="005502AC">
        <w:rPr>
          <w:b/>
          <w:bCs/>
          <w:sz w:val="36"/>
          <w:szCs w:val="36"/>
        </w:rPr>
        <w:t>CHAPTER 8</w:t>
      </w:r>
    </w:p>
    <w:p w14:paraId="19C6DA82" w14:textId="5829B005" w:rsidR="005502AC" w:rsidRDefault="005502AC" w:rsidP="005502AC">
      <w:pPr>
        <w:pStyle w:val="Heading1"/>
        <w:jc w:val="center"/>
        <w:rPr>
          <w:b/>
          <w:bCs/>
          <w:sz w:val="36"/>
          <w:szCs w:val="36"/>
        </w:rPr>
      </w:pPr>
      <w:bookmarkStart w:id="93" w:name="_Toc119444607"/>
      <w:bookmarkStart w:id="94" w:name="_Toc119791199"/>
      <w:r>
        <w:rPr>
          <w:b/>
          <w:bCs/>
          <w:sz w:val="36"/>
          <w:szCs w:val="36"/>
        </w:rPr>
        <w:t>TESTING</w:t>
      </w:r>
      <w:bookmarkEnd w:id="93"/>
      <w:bookmarkEnd w:id="94"/>
    </w:p>
    <w:p w14:paraId="7BB99418" w14:textId="6E37033E" w:rsidR="00927DFD" w:rsidRDefault="00927DFD" w:rsidP="00927DFD">
      <w:pPr>
        <w:pStyle w:val="Heading2"/>
        <w:rPr>
          <w:ins w:id="95" w:author="19Z324 kamalraj" w:date="2022-11-17T22:43:00Z"/>
          <w:rFonts w:ascii="Arial" w:hAnsi="Arial" w:cs="Arial"/>
          <w:b/>
          <w:bCs/>
          <w:color w:val="auto"/>
          <w:sz w:val="28"/>
          <w:szCs w:val="28"/>
        </w:rPr>
      </w:pPr>
      <w:bookmarkStart w:id="96" w:name="_Toc119444608"/>
      <w:bookmarkStart w:id="97" w:name="_Toc119791200"/>
      <w:r w:rsidRPr="00927DFD">
        <w:rPr>
          <w:rFonts w:ascii="Arial" w:hAnsi="Arial" w:cs="Arial"/>
          <w:b/>
          <w:bCs/>
          <w:color w:val="auto"/>
          <w:sz w:val="28"/>
          <w:szCs w:val="28"/>
        </w:rPr>
        <w:t>8.1 Test Case</w:t>
      </w:r>
      <w:r>
        <w:rPr>
          <w:rFonts w:ascii="Arial" w:hAnsi="Arial" w:cs="Arial"/>
          <w:b/>
          <w:bCs/>
          <w:color w:val="auto"/>
          <w:sz w:val="28"/>
          <w:szCs w:val="28"/>
        </w:rPr>
        <w:t>s</w:t>
      </w:r>
      <w:bookmarkEnd w:id="96"/>
      <w:bookmarkEnd w:id="97"/>
    </w:p>
    <w:p w14:paraId="60C59760" w14:textId="48AF08AD" w:rsidR="00CB16F8" w:rsidRPr="00413903" w:rsidRDefault="00CB16F8" w:rsidP="00CB16F8">
      <w:pPr>
        <w:ind w:firstLine="720"/>
      </w:pPr>
      <w:r>
        <w:t>The test cases are window of closing prices, where the window size is 3. The test cases are sent to the model and the prediction is compared with the original closing price. The loss metric is used to analyze the performance of the model. Figure 8.1 shows the result after the testing. The blue line in the bottom shows the true closing prices. The orange lines denote the prediction using the training data. The green line denotes the prediction based on testing data.</w:t>
      </w:r>
    </w:p>
    <w:p w14:paraId="0E401158" w14:textId="5B7F4FE2" w:rsidR="00633EE8" w:rsidRDefault="00633EE8" w:rsidP="00413903">
      <w:pPr>
        <w:jc w:val="center"/>
      </w:pPr>
      <w:r w:rsidRPr="00633EE8">
        <w:rPr>
          <w:noProof/>
        </w:rPr>
        <w:drawing>
          <wp:inline distT="0" distB="0" distL="0" distR="0" wp14:anchorId="2C9530AE" wp14:editId="72795B79">
            <wp:extent cx="3571875" cy="2362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71875" cy="2362200"/>
                    </a:xfrm>
                    <a:prstGeom prst="rect">
                      <a:avLst/>
                    </a:prstGeom>
                  </pic:spPr>
                </pic:pic>
              </a:graphicData>
            </a:graphic>
          </wp:inline>
        </w:drawing>
      </w:r>
    </w:p>
    <w:p w14:paraId="3E287834" w14:textId="195274C6" w:rsidR="00CB16F8" w:rsidRPr="00633EE8" w:rsidRDefault="00CB16F8" w:rsidP="00633EE8"/>
    <w:p w14:paraId="4BF55872" w14:textId="34BA9F7B" w:rsidR="00927DFD" w:rsidRDefault="00927DFD" w:rsidP="00927DFD"/>
    <w:p w14:paraId="0FDFFEDD" w14:textId="1F59960F" w:rsidR="00927DFD" w:rsidRDefault="00927DFD" w:rsidP="00927DFD">
      <w:pPr>
        <w:jc w:val="center"/>
        <w:rPr>
          <w:b/>
          <w:bCs/>
          <w:sz w:val="20"/>
          <w:szCs w:val="20"/>
        </w:rPr>
      </w:pPr>
      <w:r w:rsidRPr="00927DFD">
        <w:rPr>
          <w:b/>
          <w:bCs/>
          <w:sz w:val="20"/>
          <w:szCs w:val="20"/>
        </w:rPr>
        <w:t>Figure 8.1 – Test Cases Run</w:t>
      </w:r>
    </w:p>
    <w:p w14:paraId="1EF95F31" w14:textId="6998F207" w:rsidR="00927DFD" w:rsidRDefault="00927DFD" w:rsidP="00CB16F8">
      <w:pPr>
        <w:rPr>
          <w:b/>
          <w:bCs/>
          <w:sz w:val="20"/>
          <w:szCs w:val="20"/>
        </w:rPr>
      </w:pPr>
    </w:p>
    <w:p w14:paraId="571BFAD8" w14:textId="18DC92BF" w:rsidR="00363D9D" w:rsidRPr="00B37A0E" w:rsidRDefault="00B37A0E" w:rsidP="00B37A0E">
      <w:pPr>
        <w:pStyle w:val="Heading2"/>
        <w:rPr>
          <w:rFonts w:ascii="Arial" w:hAnsi="Arial" w:cs="Arial"/>
          <w:b/>
          <w:bCs/>
          <w:color w:val="auto"/>
          <w:sz w:val="28"/>
          <w:szCs w:val="28"/>
        </w:rPr>
      </w:pPr>
      <w:bookmarkStart w:id="98" w:name="_Toc119791201"/>
      <w:r w:rsidRPr="00B37A0E">
        <w:rPr>
          <w:rFonts w:ascii="Arial" w:hAnsi="Arial" w:cs="Arial"/>
          <w:b/>
          <w:bCs/>
          <w:color w:val="auto"/>
          <w:sz w:val="28"/>
          <w:szCs w:val="28"/>
        </w:rPr>
        <w:t>8.2 User Acceptance Testing</w:t>
      </w:r>
      <w:bookmarkEnd w:id="98"/>
    </w:p>
    <w:p w14:paraId="196CB742" w14:textId="77777777" w:rsidR="00B37A0E" w:rsidRPr="008A4BE9" w:rsidRDefault="00B37A0E" w:rsidP="00B37A0E">
      <w:pPr>
        <w:pStyle w:val="Heading1"/>
        <w:numPr>
          <w:ilvl w:val="0"/>
          <w:numId w:val="8"/>
        </w:numPr>
        <w:tabs>
          <w:tab w:val="left" w:pos="1076"/>
        </w:tabs>
        <w:ind w:left="468" w:hanging="362"/>
        <w:rPr>
          <w:color w:val="C45911" w:themeColor="accent2" w:themeShade="BF"/>
        </w:rPr>
      </w:pPr>
      <w:bookmarkStart w:id="99" w:name="_Toc119791202"/>
      <w:r w:rsidRPr="008A4BE9">
        <w:rPr>
          <w:color w:val="C45911" w:themeColor="accent2" w:themeShade="BF"/>
        </w:rPr>
        <w:t>Purpose</w:t>
      </w:r>
      <w:r w:rsidRPr="008A4BE9">
        <w:rPr>
          <w:color w:val="C45911" w:themeColor="accent2" w:themeShade="BF"/>
          <w:spacing w:val="-4"/>
        </w:rPr>
        <w:t xml:space="preserve"> </w:t>
      </w:r>
      <w:r w:rsidRPr="008A4BE9">
        <w:rPr>
          <w:color w:val="C45911" w:themeColor="accent2" w:themeShade="BF"/>
        </w:rPr>
        <w:t>of</w:t>
      </w:r>
      <w:r w:rsidRPr="008A4BE9">
        <w:rPr>
          <w:color w:val="C45911" w:themeColor="accent2" w:themeShade="BF"/>
          <w:spacing w:val="-3"/>
        </w:rPr>
        <w:t xml:space="preserve"> </w:t>
      </w:r>
      <w:r w:rsidRPr="008A4BE9">
        <w:rPr>
          <w:color w:val="C45911" w:themeColor="accent2" w:themeShade="BF"/>
          <w:spacing w:val="-2"/>
        </w:rPr>
        <w:t>Document</w:t>
      </w:r>
      <w:bookmarkEnd w:id="99"/>
    </w:p>
    <w:p w14:paraId="7ABF3105" w14:textId="77777777" w:rsidR="00B37A0E" w:rsidRDefault="00B37A0E" w:rsidP="00B37A0E">
      <w:pPr>
        <w:pStyle w:val="BodyText"/>
        <w:spacing w:before="170" w:line="285" w:lineRule="auto"/>
        <w:ind w:left="1060" w:right="378"/>
        <w:jc w:val="both"/>
      </w:pPr>
      <w:r>
        <w:t>The purpose of this document is to briefly explain the</w:t>
      </w:r>
      <w:r>
        <w:rPr>
          <w:spacing w:val="-3"/>
        </w:rPr>
        <w:t xml:space="preserve"> </w:t>
      </w:r>
      <w:r>
        <w:t>test</w:t>
      </w:r>
      <w:r>
        <w:rPr>
          <w:spacing w:val="-3"/>
        </w:rPr>
        <w:t xml:space="preserve"> </w:t>
      </w:r>
      <w:r>
        <w:t>coverage</w:t>
      </w:r>
      <w:r>
        <w:rPr>
          <w:spacing w:val="-3"/>
        </w:rPr>
        <w:t xml:space="preserve"> </w:t>
      </w:r>
      <w:r>
        <w:t>and</w:t>
      </w:r>
      <w:r>
        <w:rPr>
          <w:spacing w:val="-3"/>
        </w:rPr>
        <w:t xml:space="preserve"> </w:t>
      </w:r>
      <w:r>
        <w:t>open</w:t>
      </w:r>
      <w:r>
        <w:rPr>
          <w:spacing w:val="-3"/>
        </w:rPr>
        <w:t xml:space="preserve"> </w:t>
      </w:r>
      <w:r>
        <w:t>issues</w:t>
      </w:r>
      <w:r>
        <w:rPr>
          <w:spacing w:val="-3"/>
        </w:rPr>
        <w:t xml:space="preserve"> </w:t>
      </w:r>
      <w:r>
        <w:t>of</w:t>
      </w:r>
      <w:r>
        <w:rPr>
          <w:spacing w:val="-3"/>
        </w:rPr>
        <w:t xml:space="preserve"> </w:t>
      </w:r>
      <w:r>
        <w:t>the Crude Oil Price Prediction project at the time of the release to User Acceptance Testing (UAT).</w:t>
      </w:r>
    </w:p>
    <w:p w14:paraId="13C8890D" w14:textId="77777777" w:rsidR="00B37A0E" w:rsidRDefault="00B37A0E" w:rsidP="00B37A0E">
      <w:pPr>
        <w:pStyle w:val="BodyText"/>
        <w:rPr>
          <w:sz w:val="24"/>
        </w:rPr>
      </w:pPr>
    </w:p>
    <w:p w14:paraId="0F3E717F" w14:textId="77777777" w:rsidR="00B37A0E" w:rsidRPr="009D47C1" w:rsidRDefault="00B37A0E" w:rsidP="00B37A0E">
      <w:pPr>
        <w:pStyle w:val="Heading1"/>
        <w:numPr>
          <w:ilvl w:val="0"/>
          <w:numId w:val="8"/>
        </w:numPr>
        <w:tabs>
          <w:tab w:val="left" w:pos="1076"/>
        </w:tabs>
        <w:spacing w:before="141"/>
        <w:ind w:left="468" w:hanging="362"/>
        <w:rPr>
          <w:color w:val="C45911" w:themeColor="accent2" w:themeShade="BF"/>
        </w:rPr>
      </w:pPr>
      <w:bookmarkStart w:id="100" w:name="_Toc119791203"/>
      <w:r w:rsidRPr="009D47C1">
        <w:rPr>
          <w:color w:val="C45911" w:themeColor="accent2" w:themeShade="BF"/>
        </w:rPr>
        <w:t>Defect</w:t>
      </w:r>
      <w:r w:rsidRPr="009D47C1">
        <w:rPr>
          <w:color w:val="C45911" w:themeColor="accent2" w:themeShade="BF"/>
          <w:spacing w:val="-5"/>
        </w:rPr>
        <w:t xml:space="preserve"> </w:t>
      </w:r>
      <w:r w:rsidRPr="009D47C1">
        <w:rPr>
          <w:color w:val="C45911" w:themeColor="accent2" w:themeShade="BF"/>
          <w:spacing w:val="-2"/>
        </w:rPr>
        <w:t>Analysis</w:t>
      </w:r>
      <w:bookmarkEnd w:id="100"/>
    </w:p>
    <w:p w14:paraId="6994CA55" w14:textId="77777777" w:rsidR="00B37A0E" w:rsidRDefault="00B37A0E" w:rsidP="00B37A0E">
      <w:pPr>
        <w:pStyle w:val="BodyText"/>
        <w:spacing w:before="170" w:line="285" w:lineRule="auto"/>
        <w:ind w:left="1060" w:right="282"/>
      </w:pPr>
      <w:r>
        <w:t>This</w:t>
      </w:r>
      <w:r>
        <w:rPr>
          <w:spacing w:val="27"/>
        </w:rPr>
        <w:t xml:space="preserve"> </w:t>
      </w:r>
      <w:r>
        <w:t>report</w:t>
      </w:r>
      <w:r>
        <w:rPr>
          <w:spacing w:val="27"/>
        </w:rPr>
        <w:t xml:space="preserve"> </w:t>
      </w:r>
      <w:r>
        <w:t>shows</w:t>
      </w:r>
      <w:r>
        <w:rPr>
          <w:spacing w:val="27"/>
        </w:rPr>
        <w:t xml:space="preserve"> </w:t>
      </w:r>
      <w:r>
        <w:t>the</w:t>
      </w:r>
      <w:r>
        <w:rPr>
          <w:spacing w:val="27"/>
        </w:rPr>
        <w:t xml:space="preserve"> </w:t>
      </w:r>
      <w:r>
        <w:t>number</w:t>
      </w:r>
      <w:r>
        <w:rPr>
          <w:spacing w:val="27"/>
        </w:rPr>
        <w:t xml:space="preserve"> </w:t>
      </w:r>
      <w:r>
        <w:t>of</w:t>
      </w:r>
      <w:r>
        <w:rPr>
          <w:spacing w:val="27"/>
        </w:rPr>
        <w:t xml:space="preserve"> </w:t>
      </w:r>
      <w:r>
        <w:t>resolved</w:t>
      </w:r>
      <w:r>
        <w:rPr>
          <w:spacing w:val="27"/>
        </w:rPr>
        <w:t xml:space="preserve"> </w:t>
      </w:r>
      <w:r>
        <w:t>or closed bugs at each severity level, and how they were resolved</w:t>
      </w:r>
    </w:p>
    <w:tbl>
      <w:tblPr>
        <w:tblW w:w="0" w:type="auto"/>
        <w:tblInd w:w="38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0" w:type="dxa"/>
          <w:right w:w="0" w:type="dxa"/>
        </w:tblCellMar>
        <w:tblLook w:val="01E0" w:firstRow="1" w:lastRow="1" w:firstColumn="1" w:lastColumn="1" w:noHBand="0" w:noVBand="0"/>
      </w:tblPr>
      <w:tblGrid>
        <w:gridCol w:w="1907"/>
        <w:gridCol w:w="1306"/>
        <w:gridCol w:w="1606"/>
        <w:gridCol w:w="1606"/>
        <w:gridCol w:w="1606"/>
        <w:gridCol w:w="1606"/>
      </w:tblGrid>
      <w:tr w:rsidR="00B37A0E" w14:paraId="1EF59E85" w14:textId="77777777" w:rsidTr="00A76533">
        <w:trPr>
          <w:trHeight w:val="445"/>
        </w:trPr>
        <w:tc>
          <w:tcPr>
            <w:tcW w:w="1907" w:type="dxa"/>
            <w:tcBorders>
              <w:bottom w:val="single" w:sz="8" w:space="0" w:color="D9D9D9"/>
              <w:right w:val="single" w:sz="8" w:space="0" w:color="D9D9D9"/>
            </w:tcBorders>
            <w:shd w:val="clear" w:color="auto" w:fill="F2F2F2"/>
          </w:tcPr>
          <w:p w14:paraId="0C231DBC" w14:textId="77777777" w:rsidR="00B37A0E" w:rsidRDefault="00B37A0E" w:rsidP="00A76533">
            <w:pPr>
              <w:pStyle w:val="TableParagraph"/>
              <w:spacing w:before="104"/>
              <w:ind w:left="419"/>
              <w:rPr>
                <w:b/>
                <w:sz w:val="20"/>
              </w:rPr>
            </w:pPr>
            <w:r>
              <w:rPr>
                <w:b/>
                <w:color w:val="424242"/>
                <w:spacing w:val="-2"/>
                <w:sz w:val="20"/>
              </w:rPr>
              <w:t>Resolution</w:t>
            </w:r>
          </w:p>
        </w:tc>
        <w:tc>
          <w:tcPr>
            <w:tcW w:w="1306" w:type="dxa"/>
            <w:tcBorders>
              <w:left w:val="single" w:sz="8" w:space="0" w:color="D9D9D9"/>
              <w:bottom w:val="single" w:sz="8" w:space="0" w:color="D9D9D9"/>
              <w:right w:val="single" w:sz="8" w:space="0" w:color="D9D9D9"/>
            </w:tcBorders>
            <w:shd w:val="clear" w:color="auto" w:fill="F2F2F2"/>
          </w:tcPr>
          <w:p w14:paraId="3A387CA1" w14:textId="77777777" w:rsidR="00B37A0E" w:rsidRDefault="00B37A0E" w:rsidP="00A76533">
            <w:pPr>
              <w:pStyle w:val="TableParagraph"/>
              <w:spacing w:before="104"/>
              <w:ind w:left="152" w:right="163"/>
              <w:rPr>
                <w:b/>
                <w:sz w:val="20"/>
              </w:rPr>
            </w:pPr>
            <w:r>
              <w:rPr>
                <w:b/>
                <w:color w:val="424242"/>
                <w:sz w:val="20"/>
              </w:rPr>
              <w:t>Severity</w:t>
            </w:r>
            <w:r>
              <w:rPr>
                <w:b/>
                <w:color w:val="424242"/>
                <w:spacing w:val="-5"/>
                <w:sz w:val="20"/>
              </w:rPr>
              <w:t xml:space="preserve"> </w:t>
            </w:r>
            <w:r>
              <w:rPr>
                <w:b/>
                <w:color w:val="424242"/>
                <w:spacing w:val="-10"/>
                <w:sz w:val="20"/>
              </w:rPr>
              <w:t>1</w:t>
            </w:r>
          </w:p>
        </w:tc>
        <w:tc>
          <w:tcPr>
            <w:tcW w:w="1606" w:type="dxa"/>
            <w:tcBorders>
              <w:left w:val="single" w:sz="8" w:space="0" w:color="D9D9D9"/>
              <w:bottom w:val="single" w:sz="8" w:space="0" w:color="D9D9D9"/>
              <w:right w:val="single" w:sz="8" w:space="0" w:color="D9D9D9"/>
            </w:tcBorders>
            <w:shd w:val="clear" w:color="auto" w:fill="F2F2F2"/>
          </w:tcPr>
          <w:p w14:paraId="24120355" w14:textId="77777777" w:rsidR="00B37A0E" w:rsidRDefault="00B37A0E" w:rsidP="00A76533">
            <w:pPr>
              <w:pStyle w:val="TableParagraph"/>
              <w:spacing w:before="104"/>
              <w:ind w:left="277" w:right="288"/>
              <w:rPr>
                <w:b/>
                <w:sz w:val="20"/>
              </w:rPr>
            </w:pPr>
            <w:r>
              <w:rPr>
                <w:b/>
                <w:color w:val="424242"/>
                <w:sz w:val="20"/>
              </w:rPr>
              <w:t>Severity</w:t>
            </w:r>
            <w:r>
              <w:rPr>
                <w:b/>
                <w:color w:val="424242"/>
                <w:spacing w:val="-5"/>
                <w:sz w:val="20"/>
              </w:rPr>
              <w:t xml:space="preserve"> </w:t>
            </w:r>
            <w:r>
              <w:rPr>
                <w:b/>
                <w:color w:val="424242"/>
                <w:spacing w:val="-10"/>
                <w:sz w:val="20"/>
              </w:rPr>
              <w:t>2</w:t>
            </w:r>
          </w:p>
        </w:tc>
        <w:tc>
          <w:tcPr>
            <w:tcW w:w="1606" w:type="dxa"/>
            <w:tcBorders>
              <w:left w:val="single" w:sz="8" w:space="0" w:color="D9D9D9"/>
              <w:bottom w:val="single" w:sz="8" w:space="0" w:color="D9D9D9"/>
              <w:right w:val="single" w:sz="8" w:space="0" w:color="D9D9D9"/>
            </w:tcBorders>
            <w:shd w:val="clear" w:color="auto" w:fill="F2F2F2"/>
          </w:tcPr>
          <w:p w14:paraId="62169B5C" w14:textId="77777777" w:rsidR="00B37A0E" w:rsidRDefault="00B37A0E" w:rsidP="00A76533">
            <w:pPr>
              <w:pStyle w:val="TableParagraph"/>
              <w:spacing w:before="104"/>
              <w:ind w:left="278" w:right="288"/>
              <w:rPr>
                <w:b/>
                <w:sz w:val="20"/>
              </w:rPr>
            </w:pPr>
            <w:r>
              <w:rPr>
                <w:b/>
                <w:color w:val="424242"/>
                <w:sz w:val="20"/>
              </w:rPr>
              <w:t>Severity</w:t>
            </w:r>
            <w:r>
              <w:rPr>
                <w:b/>
                <w:color w:val="424242"/>
                <w:spacing w:val="-5"/>
                <w:sz w:val="20"/>
              </w:rPr>
              <w:t xml:space="preserve"> </w:t>
            </w:r>
            <w:r>
              <w:rPr>
                <w:b/>
                <w:color w:val="424242"/>
                <w:spacing w:val="-10"/>
                <w:sz w:val="20"/>
              </w:rPr>
              <w:t>3</w:t>
            </w:r>
          </w:p>
        </w:tc>
        <w:tc>
          <w:tcPr>
            <w:tcW w:w="1606" w:type="dxa"/>
            <w:tcBorders>
              <w:left w:val="single" w:sz="8" w:space="0" w:color="D9D9D9"/>
              <w:bottom w:val="single" w:sz="8" w:space="0" w:color="D9D9D9"/>
              <w:right w:val="single" w:sz="8" w:space="0" w:color="D9D9D9"/>
            </w:tcBorders>
            <w:shd w:val="clear" w:color="auto" w:fill="F2F2F2"/>
          </w:tcPr>
          <w:p w14:paraId="1852FD34" w14:textId="77777777" w:rsidR="00B37A0E" w:rsidRDefault="00B37A0E" w:rsidP="00A76533">
            <w:pPr>
              <w:pStyle w:val="TableParagraph"/>
              <w:spacing w:before="104"/>
              <w:ind w:left="302" w:right="263"/>
              <w:rPr>
                <w:b/>
                <w:sz w:val="20"/>
              </w:rPr>
            </w:pPr>
            <w:r>
              <w:rPr>
                <w:b/>
                <w:color w:val="424242"/>
                <w:sz w:val="20"/>
              </w:rPr>
              <w:t>Severity</w:t>
            </w:r>
            <w:r>
              <w:rPr>
                <w:b/>
                <w:color w:val="424242"/>
                <w:spacing w:val="-5"/>
                <w:sz w:val="20"/>
              </w:rPr>
              <w:t xml:space="preserve"> </w:t>
            </w:r>
            <w:r>
              <w:rPr>
                <w:b/>
                <w:color w:val="424242"/>
                <w:spacing w:val="-10"/>
                <w:sz w:val="20"/>
              </w:rPr>
              <w:t>4</w:t>
            </w:r>
          </w:p>
        </w:tc>
        <w:tc>
          <w:tcPr>
            <w:tcW w:w="1606" w:type="dxa"/>
            <w:tcBorders>
              <w:top w:val="nil"/>
              <w:left w:val="single" w:sz="8" w:space="0" w:color="D9D9D9"/>
              <w:bottom w:val="single" w:sz="8" w:space="0" w:color="D9D9D9"/>
            </w:tcBorders>
            <w:shd w:val="clear" w:color="auto" w:fill="F2F2F2"/>
          </w:tcPr>
          <w:p w14:paraId="42C87321" w14:textId="77777777" w:rsidR="00B37A0E" w:rsidRDefault="00B37A0E" w:rsidP="00A76533">
            <w:pPr>
              <w:pStyle w:val="TableParagraph"/>
              <w:spacing w:before="104"/>
              <w:ind w:left="254" w:right="288"/>
              <w:rPr>
                <w:b/>
                <w:sz w:val="20"/>
              </w:rPr>
            </w:pPr>
            <w:r>
              <w:rPr>
                <w:b/>
                <w:color w:val="424242"/>
                <w:spacing w:val="-2"/>
                <w:sz w:val="20"/>
              </w:rPr>
              <w:t>Subtotal</w:t>
            </w:r>
          </w:p>
        </w:tc>
      </w:tr>
      <w:tr w:rsidR="00B37A0E" w14:paraId="47F204CD" w14:textId="77777777" w:rsidTr="00A76533">
        <w:trPr>
          <w:trHeight w:val="475"/>
        </w:trPr>
        <w:tc>
          <w:tcPr>
            <w:tcW w:w="1907" w:type="dxa"/>
            <w:tcBorders>
              <w:top w:val="single" w:sz="8" w:space="0" w:color="D9D9D9"/>
              <w:bottom w:val="single" w:sz="8" w:space="0" w:color="D9D9D9"/>
              <w:right w:val="single" w:sz="8" w:space="0" w:color="D9D9D9"/>
            </w:tcBorders>
          </w:tcPr>
          <w:p w14:paraId="4FCF0C83" w14:textId="77777777" w:rsidR="00B37A0E" w:rsidRDefault="00B37A0E" w:rsidP="00A76533">
            <w:pPr>
              <w:pStyle w:val="TableParagraph"/>
              <w:ind w:left="88"/>
            </w:pPr>
            <w:r>
              <w:t>By</w:t>
            </w:r>
            <w:r>
              <w:rPr>
                <w:spacing w:val="-2"/>
              </w:rPr>
              <w:t xml:space="preserve"> Design</w:t>
            </w:r>
          </w:p>
        </w:tc>
        <w:tc>
          <w:tcPr>
            <w:tcW w:w="1306" w:type="dxa"/>
            <w:tcBorders>
              <w:top w:val="single" w:sz="8" w:space="0" w:color="D9D9D9"/>
              <w:left w:val="single" w:sz="8" w:space="0" w:color="D9D9D9"/>
              <w:bottom w:val="single" w:sz="8" w:space="0" w:color="D9D9D9"/>
              <w:right w:val="single" w:sz="8" w:space="0" w:color="D9D9D9"/>
            </w:tcBorders>
          </w:tcPr>
          <w:p w14:paraId="551FE045" w14:textId="77777777" w:rsidR="00B37A0E" w:rsidRDefault="00B37A0E" w:rsidP="00A76533">
            <w:pPr>
              <w:pStyle w:val="TableParagraph"/>
              <w:ind w:left="142" w:right="163"/>
            </w:pPr>
            <w:r>
              <w:rPr>
                <w:spacing w:val="-5"/>
              </w:rPr>
              <w:t>0</w:t>
            </w:r>
          </w:p>
        </w:tc>
        <w:tc>
          <w:tcPr>
            <w:tcW w:w="1606" w:type="dxa"/>
            <w:tcBorders>
              <w:top w:val="single" w:sz="8" w:space="0" w:color="D9D9D9"/>
              <w:left w:val="single" w:sz="8" w:space="0" w:color="D9D9D9"/>
              <w:bottom w:val="single" w:sz="8" w:space="0" w:color="D9D9D9"/>
              <w:right w:val="single" w:sz="8" w:space="0" w:color="D9D9D9"/>
            </w:tcBorders>
          </w:tcPr>
          <w:p w14:paraId="42EB995F" w14:textId="77777777" w:rsidR="00B37A0E" w:rsidRDefault="00B37A0E" w:rsidP="00A76533">
            <w:pPr>
              <w:pStyle w:val="TableParagraph"/>
              <w:ind w:right="23"/>
            </w:pPr>
            <w:r>
              <w:t>0</w:t>
            </w:r>
          </w:p>
        </w:tc>
        <w:tc>
          <w:tcPr>
            <w:tcW w:w="1606" w:type="dxa"/>
            <w:tcBorders>
              <w:top w:val="single" w:sz="8" w:space="0" w:color="D9D9D9"/>
              <w:left w:val="single" w:sz="8" w:space="0" w:color="D9D9D9"/>
              <w:bottom w:val="single" w:sz="8" w:space="0" w:color="D9D9D9"/>
              <w:right w:val="single" w:sz="8" w:space="0" w:color="D9D9D9"/>
            </w:tcBorders>
          </w:tcPr>
          <w:p w14:paraId="6367B756" w14:textId="77777777" w:rsidR="00B37A0E" w:rsidRDefault="00B37A0E" w:rsidP="00A76533">
            <w:pPr>
              <w:pStyle w:val="TableParagraph"/>
              <w:ind w:right="22"/>
            </w:pPr>
            <w:r>
              <w:t>2</w:t>
            </w:r>
          </w:p>
        </w:tc>
        <w:tc>
          <w:tcPr>
            <w:tcW w:w="1606" w:type="dxa"/>
            <w:tcBorders>
              <w:top w:val="single" w:sz="8" w:space="0" w:color="D9D9D9"/>
              <w:left w:val="single" w:sz="8" w:space="0" w:color="D9D9D9"/>
              <w:bottom w:val="single" w:sz="8" w:space="0" w:color="D9D9D9"/>
              <w:right w:val="single" w:sz="8" w:space="0" w:color="D9D9D9"/>
            </w:tcBorders>
          </w:tcPr>
          <w:p w14:paraId="1CF158AD" w14:textId="77777777" w:rsidR="00B37A0E" w:rsidRDefault="00B37A0E" w:rsidP="00A76533">
            <w:pPr>
              <w:pStyle w:val="TableParagraph"/>
              <w:ind w:right="22"/>
            </w:pPr>
            <w:r>
              <w:t>1</w:t>
            </w:r>
          </w:p>
        </w:tc>
        <w:tc>
          <w:tcPr>
            <w:tcW w:w="1606" w:type="dxa"/>
            <w:tcBorders>
              <w:top w:val="single" w:sz="8" w:space="0" w:color="D9D9D9"/>
              <w:left w:val="single" w:sz="8" w:space="0" w:color="D9D9D9"/>
              <w:bottom w:val="single" w:sz="8" w:space="0" w:color="D9D9D9"/>
            </w:tcBorders>
          </w:tcPr>
          <w:p w14:paraId="71E3B70B" w14:textId="77777777" w:rsidR="00B37A0E" w:rsidRDefault="00B37A0E" w:rsidP="00A76533">
            <w:pPr>
              <w:pStyle w:val="TableParagraph"/>
              <w:ind w:left="269" w:right="288"/>
            </w:pPr>
            <w:r>
              <w:rPr>
                <w:spacing w:val="-5"/>
              </w:rPr>
              <w:t>3</w:t>
            </w:r>
          </w:p>
        </w:tc>
      </w:tr>
      <w:tr w:rsidR="00B37A0E" w14:paraId="1D56B01F" w14:textId="77777777" w:rsidTr="00A76533">
        <w:trPr>
          <w:trHeight w:val="475"/>
        </w:trPr>
        <w:tc>
          <w:tcPr>
            <w:tcW w:w="1907" w:type="dxa"/>
            <w:tcBorders>
              <w:top w:val="single" w:sz="8" w:space="0" w:color="D9D9D9"/>
              <w:bottom w:val="single" w:sz="8" w:space="0" w:color="D9D9D9"/>
              <w:right w:val="single" w:sz="8" w:space="0" w:color="D9D9D9"/>
            </w:tcBorders>
          </w:tcPr>
          <w:p w14:paraId="2AAF0437" w14:textId="77777777" w:rsidR="00B37A0E" w:rsidRDefault="00B37A0E" w:rsidP="00A76533">
            <w:pPr>
              <w:pStyle w:val="TableParagraph"/>
              <w:ind w:left="88"/>
            </w:pPr>
            <w:r>
              <w:rPr>
                <w:spacing w:val="-2"/>
              </w:rPr>
              <w:t>Duplicate</w:t>
            </w:r>
          </w:p>
        </w:tc>
        <w:tc>
          <w:tcPr>
            <w:tcW w:w="1306" w:type="dxa"/>
            <w:tcBorders>
              <w:top w:val="single" w:sz="8" w:space="0" w:color="D9D9D9"/>
              <w:left w:val="single" w:sz="8" w:space="0" w:color="D9D9D9"/>
              <w:bottom w:val="single" w:sz="8" w:space="0" w:color="D9D9D9"/>
              <w:right w:val="single" w:sz="8" w:space="0" w:color="D9D9D9"/>
            </w:tcBorders>
          </w:tcPr>
          <w:p w14:paraId="1741805C" w14:textId="77777777" w:rsidR="00B37A0E" w:rsidRDefault="00B37A0E" w:rsidP="00A76533">
            <w:pPr>
              <w:pStyle w:val="TableParagraph"/>
              <w:ind w:right="24"/>
            </w:pPr>
            <w:r>
              <w:t>1</w:t>
            </w:r>
          </w:p>
        </w:tc>
        <w:tc>
          <w:tcPr>
            <w:tcW w:w="1606" w:type="dxa"/>
            <w:tcBorders>
              <w:top w:val="single" w:sz="8" w:space="0" w:color="D9D9D9"/>
              <w:left w:val="single" w:sz="8" w:space="0" w:color="D9D9D9"/>
              <w:bottom w:val="single" w:sz="8" w:space="0" w:color="D9D9D9"/>
              <w:right w:val="single" w:sz="8" w:space="0" w:color="D9D9D9"/>
            </w:tcBorders>
          </w:tcPr>
          <w:p w14:paraId="46E5FCBF" w14:textId="77777777" w:rsidR="00B37A0E" w:rsidRDefault="00B37A0E" w:rsidP="00A76533">
            <w:pPr>
              <w:pStyle w:val="TableParagraph"/>
              <w:ind w:right="23"/>
            </w:pPr>
            <w:r>
              <w:t>0</w:t>
            </w:r>
          </w:p>
        </w:tc>
        <w:tc>
          <w:tcPr>
            <w:tcW w:w="1606" w:type="dxa"/>
            <w:tcBorders>
              <w:top w:val="single" w:sz="8" w:space="0" w:color="D9D9D9"/>
              <w:left w:val="single" w:sz="8" w:space="0" w:color="D9D9D9"/>
              <w:bottom w:val="single" w:sz="8" w:space="0" w:color="D9D9D9"/>
              <w:right w:val="single" w:sz="8" w:space="0" w:color="D9D9D9"/>
            </w:tcBorders>
          </w:tcPr>
          <w:p w14:paraId="001E157D" w14:textId="77777777" w:rsidR="00B37A0E" w:rsidRDefault="00B37A0E" w:rsidP="00A76533">
            <w:pPr>
              <w:pStyle w:val="TableParagraph"/>
              <w:ind w:right="22"/>
            </w:pPr>
            <w:r>
              <w:t>0</w:t>
            </w:r>
          </w:p>
        </w:tc>
        <w:tc>
          <w:tcPr>
            <w:tcW w:w="1606" w:type="dxa"/>
            <w:tcBorders>
              <w:top w:val="single" w:sz="8" w:space="0" w:color="D9D9D9"/>
              <w:left w:val="single" w:sz="8" w:space="0" w:color="D9D9D9"/>
              <w:bottom w:val="single" w:sz="8" w:space="0" w:color="D9D9D9"/>
              <w:right w:val="single" w:sz="8" w:space="0" w:color="D9D9D9"/>
            </w:tcBorders>
          </w:tcPr>
          <w:p w14:paraId="1D2B17AE" w14:textId="77777777" w:rsidR="00B37A0E" w:rsidRDefault="00B37A0E" w:rsidP="00A76533">
            <w:pPr>
              <w:pStyle w:val="TableParagraph"/>
              <w:ind w:right="22"/>
            </w:pPr>
            <w:r>
              <w:t>0</w:t>
            </w:r>
          </w:p>
        </w:tc>
        <w:tc>
          <w:tcPr>
            <w:tcW w:w="1606" w:type="dxa"/>
            <w:tcBorders>
              <w:top w:val="single" w:sz="8" w:space="0" w:color="D9D9D9"/>
              <w:left w:val="single" w:sz="8" w:space="0" w:color="D9D9D9"/>
              <w:bottom w:val="single" w:sz="8" w:space="0" w:color="D9D9D9"/>
            </w:tcBorders>
          </w:tcPr>
          <w:p w14:paraId="19383BB1" w14:textId="77777777" w:rsidR="00B37A0E" w:rsidRDefault="00B37A0E" w:rsidP="00A76533">
            <w:pPr>
              <w:pStyle w:val="TableParagraph"/>
              <w:ind w:right="21"/>
            </w:pPr>
            <w:r>
              <w:t>1</w:t>
            </w:r>
          </w:p>
        </w:tc>
      </w:tr>
      <w:tr w:rsidR="00B37A0E" w14:paraId="7EA1A131" w14:textId="77777777" w:rsidTr="00A76533">
        <w:trPr>
          <w:trHeight w:val="475"/>
        </w:trPr>
        <w:tc>
          <w:tcPr>
            <w:tcW w:w="1907" w:type="dxa"/>
            <w:tcBorders>
              <w:top w:val="single" w:sz="8" w:space="0" w:color="D9D9D9"/>
              <w:bottom w:val="single" w:sz="8" w:space="0" w:color="D9D9D9"/>
              <w:right w:val="single" w:sz="8" w:space="0" w:color="D9D9D9"/>
            </w:tcBorders>
          </w:tcPr>
          <w:p w14:paraId="21AF5F4B" w14:textId="77777777" w:rsidR="00B37A0E" w:rsidRDefault="00B37A0E" w:rsidP="00A76533">
            <w:pPr>
              <w:pStyle w:val="TableParagraph"/>
              <w:ind w:left="88"/>
            </w:pPr>
            <w:r>
              <w:rPr>
                <w:spacing w:val="-2"/>
              </w:rPr>
              <w:t>External</w:t>
            </w:r>
          </w:p>
        </w:tc>
        <w:tc>
          <w:tcPr>
            <w:tcW w:w="1306" w:type="dxa"/>
            <w:tcBorders>
              <w:top w:val="single" w:sz="8" w:space="0" w:color="D9D9D9"/>
              <w:left w:val="single" w:sz="8" w:space="0" w:color="D9D9D9"/>
              <w:bottom w:val="single" w:sz="8" w:space="0" w:color="D9D9D9"/>
              <w:right w:val="single" w:sz="8" w:space="0" w:color="D9D9D9"/>
            </w:tcBorders>
          </w:tcPr>
          <w:p w14:paraId="5FE78567" w14:textId="77777777" w:rsidR="00B37A0E" w:rsidRDefault="00B37A0E" w:rsidP="00A76533">
            <w:pPr>
              <w:pStyle w:val="TableParagraph"/>
              <w:ind w:right="24"/>
            </w:pPr>
            <w:r>
              <w:t>0</w:t>
            </w:r>
          </w:p>
        </w:tc>
        <w:tc>
          <w:tcPr>
            <w:tcW w:w="1606" w:type="dxa"/>
            <w:tcBorders>
              <w:top w:val="single" w:sz="8" w:space="0" w:color="D9D9D9"/>
              <w:left w:val="single" w:sz="8" w:space="0" w:color="D9D9D9"/>
              <w:bottom w:val="single" w:sz="8" w:space="0" w:color="D9D9D9"/>
              <w:right w:val="single" w:sz="8" w:space="0" w:color="D9D9D9"/>
            </w:tcBorders>
          </w:tcPr>
          <w:p w14:paraId="4FF5B35B" w14:textId="77777777" w:rsidR="00B37A0E" w:rsidRDefault="00B37A0E" w:rsidP="00A76533">
            <w:pPr>
              <w:pStyle w:val="TableParagraph"/>
              <w:ind w:right="23"/>
            </w:pPr>
            <w:r>
              <w:t>0</w:t>
            </w:r>
          </w:p>
        </w:tc>
        <w:tc>
          <w:tcPr>
            <w:tcW w:w="1606" w:type="dxa"/>
            <w:tcBorders>
              <w:top w:val="single" w:sz="8" w:space="0" w:color="D9D9D9"/>
              <w:left w:val="single" w:sz="8" w:space="0" w:color="D9D9D9"/>
              <w:bottom w:val="single" w:sz="8" w:space="0" w:color="D9D9D9"/>
              <w:right w:val="single" w:sz="8" w:space="0" w:color="D9D9D9"/>
            </w:tcBorders>
          </w:tcPr>
          <w:p w14:paraId="1FEE9C54" w14:textId="77777777" w:rsidR="00B37A0E" w:rsidRDefault="00B37A0E" w:rsidP="00A76533">
            <w:pPr>
              <w:pStyle w:val="TableParagraph"/>
              <w:ind w:right="22"/>
            </w:pPr>
            <w:r>
              <w:t>1</w:t>
            </w:r>
          </w:p>
        </w:tc>
        <w:tc>
          <w:tcPr>
            <w:tcW w:w="1606" w:type="dxa"/>
            <w:tcBorders>
              <w:top w:val="single" w:sz="8" w:space="0" w:color="D9D9D9"/>
              <w:left w:val="single" w:sz="8" w:space="0" w:color="D9D9D9"/>
              <w:bottom w:val="single" w:sz="8" w:space="0" w:color="D9D9D9"/>
              <w:right w:val="single" w:sz="8" w:space="0" w:color="D9D9D9"/>
            </w:tcBorders>
          </w:tcPr>
          <w:p w14:paraId="1FEFF612" w14:textId="77777777" w:rsidR="00B37A0E" w:rsidRDefault="00B37A0E" w:rsidP="00A76533">
            <w:pPr>
              <w:pStyle w:val="TableParagraph"/>
              <w:ind w:right="22"/>
            </w:pPr>
            <w:r>
              <w:t>0</w:t>
            </w:r>
          </w:p>
        </w:tc>
        <w:tc>
          <w:tcPr>
            <w:tcW w:w="1606" w:type="dxa"/>
            <w:tcBorders>
              <w:top w:val="single" w:sz="8" w:space="0" w:color="D9D9D9"/>
              <w:left w:val="single" w:sz="8" w:space="0" w:color="D9D9D9"/>
              <w:bottom w:val="single" w:sz="8" w:space="0" w:color="D9D9D9"/>
            </w:tcBorders>
          </w:tcPr>
          <w:p w14:paraId="53BFC2D1" w14:textId="77777777" w:rsidR="00B37A0E" w:rsidRDefault="00B37A0E" w:rsidP="00A76533">
            <w:pPr>
              <w:pStyle w:val="TableParagraph"/>
              <w:ind w:right="21"/>
            </w:pPr>
            <w:r>
              <w:t>1</w:t>
            </w:r>
          </w:p>
        </w:tc>
      </w:tr>
      <w:tr w:rsidR="00B37A0E" w14:paraId="4B045115" w14:textId="77777777" w:rsidTr="00A76533">
        <w:trPr>
          <w:trHeight w:val="475"/>
        </w:trPr>
        <w:tc>
          <w:tcPr>
            <w:tcW w:w="1907" w:type="dxa"/>
            <w:tcBorders>
              <w:top w:val="single" w:sz="8" w:space="0" w:color="D9D9D9"/>
              <w:bottom w:val="single" w:sz="8" w:space="0" w:color="D9D9D9"/>
              <w:right w:val="single" w:sz="8" w:space="0" w:color="D9D9D9"/>
            </w:tcBorders>
          </w:tcPr>
          <w:p w14:paraId="19B1C9C4" w14:textId="77777777" w:rsidR="00B37A0E" w:rsidRDefault="00B37A0E" w:rsidP="00A76533">
            <w:pPr>
              <w:pStyle w:val="TableParagraph"/>
              <w:ind w:left="88"/>
            </w:pPr>
            <w:r>
              <w:rPr>
                <w:spacing w:val="-2"/>
              </w:rPr>
              <w:t>Fixed</w:t>
            </w:r>
          </w:p>
        </w:tc>
        <w:tc>
          <w:tcPr>
            <w:tcW w:w="1306" w:type="dxa"/>
            <w:tcBorders>
              <w:top w:val="single" w:sz="8" w:space="0" w:color="D9D9D9"/>
              <w:left w:val="single" w:sz="8" w:space="0" w:color="D9D9D9"/>
              <w:bottom w:val="single" w:sz="8" w:space="0" w:color="D9D9D9"/>
              <w:right w:val="single" w:sz="8" w:space="0" w:color="D9D9D9"/>
            </w:tcBorders>
          </w:tcPr>
          <w:p w14:paraId="54962C82" w14:textId="77777777" w:rsidR="00B37A0E" w:rsidRDefault="00B37A0E" w:rsidP="00A76533">
            <w:pPr>
              <w:pStyle w:val="TableParagraph"/>
              <w:ind w:left="142" w:right="163"/>
            </w:pPr>
            <w:r>
              <w:rPr>
                <w:spacing w:val="-5"/>
              </w:rPr>
              <w:t>0</w:t>
            </w:r>
          </w:p>
        </w:tc>
        <w:tc>
          <w:tcPr>
            <w:tcW w:w="1606" w:type="dxa"/>
            <w:tcBorders>
              <w:top w:val="single" w:sz="8" w:space="0" w:color="D9D9D9"/>
              <w:left w:val="single" w:sz="8" w:space="0" w:color="D9D9D9"/>
              <w:bottom w:val="single" w:sz="8" w:space="0" w:color="D9D9D9"/>
              <w:right w:val="single" w:sz="8" w:space="0" w:color="D9D9D9"/>
            </w:tcBorders>
          </w:tcPr>
          <w:p w14:paraId="20365BEF" w14:textId="77777777" w:rsidR="00B37A0E" w:rsidRDefault="00B37A0E" w:rsidP="00A76533">
            <w:pPr>
              <w:pStyle w:val="TableParagraph"/>
              <w:ind w:right="23"/>
            </w:pPr>
            <w:r>
              <w:t>1</w:t>
            </w:r>
          </w:p>
        </w:tc>
        <w:tc>
          <w:tcPr>
            <w:tcW w:w="1606" w:type="dxa"/>
            <w:tcBorders>
              <w:top w:val="single" w:sz="8" w:space="0" w:color="D9D9D9"/>
              <w:left w:val="single" w:sz="8" w:space="0" w:color="D9D9D9"/>
              <w:bottom w:val="single" w:sz="8" w:space="0" w:color="D9D9D9"/>
              <w:right w:val="single" w:sz="8" w:space="0" w:color="D9D9D9"/>
            </w:tcBorders>
          </w:tcPr>
          <w:p w14:paraId="60719818" w14:textId="77777777" w:rsidR="00B37A0E" w:rsidRDefault="00B37A0E" w:rsidP="00A76533">
            <w:pPr>
              <w:pStyle w:val="TableParagraph"/>
              <w:ind w:right="22"/>
            </w:pPr>
            <w:r>
              <w:t>1</w:t>
            </w:r>
          </w:p>
        </w:tc>
        <w:tc>
          <w:tcPr>
            <w:tcW w:w="1606" w:type="dxa"/>
            <w:tcBorders>
              <w:top w:val="single" w:sz="8" w:space="0" w:color="D9D9D9"/>
              <w:left w:val="single" w:sz="8" w:space="0" w:color="D9D9D9"/>
              <w:bottom w:val="single" w:sz="8" w:space="0" w:color="D9D9D9"/>
              <w:right w:val="single" w:sz="8" w:space="0" w:color="D9D9D9"/>
            </w:tcBorders>
          </w:tcPr>
          <w:p w14:paraId="00E4BA5F" w14:textId="77777777" w:rsidR="00B37A0E" w:rsidRDefault="00B37A0E" w:rsidP="00A76533">
            <w:pPr>
              <w:pStyle w:val="TableParagraph"/>
              <w:ind w:left="269" w:right="288"/>
            </w:pPr>
            <w:r>
              <w:rPr>
                <w:spacing w:val="-5"/>
              </w:rPr>
              <w:t>0</w:t>
            </w:r>
          </w:p>
        </w:tc>
        <w:tc>
          <w:tcPr>
            <w:tcW w:w="1606" w:type="dxa"/>
            <w:tcBorders>
              <w:top w:val="single" w:sz="8" w:space="0" w:color="D9D9D9"/>
              <w:left w:val="single" w:sz="8" w:space="0" w:color="D9D9D9"/>
              <w:bottom w:val="single" w:sz="8" w:space="0" w:color="D9D9D9"/>
            </w:tcBorders>
          </w:tcPr>
          <w:p w14:paraId="61CE8655" w14:textId="77777777" w:rsidR="00B37A0E" w:rsidRDefault="00B37A0E" w:rsidP="00A76533">
            <w:pPr>
              <w:pStyle w:val="TableParagraph"/>
              <w:ind w:left="269" w:right="288"/>
            </w:pPr>
            <w:r>
              <w:rPr>
                <w:spacing w:val="-5"/>
              </w:rPr>
              <w:t>2</w:t>
            </w:r>
          </w:p>
        </w:tc>
      </w:tr>
      <w:tr w:rsidR="00B37A0E" w14:paraId="7A2D8FBE" w14:textId="77777777" w:rsidTr="00A76533">
        <w:trPr>
          <w:trHeight w:val="475"/>
        </w:trPr>
        <w:tc>
          <w:tcPr>
            <w:tcW w:w="1907" w:type="dxa"/>
            <w:tcBorders>
              <w:top w:val="single" w:sz="8" w:space="0" w:color="D9D9D9"/>
              <w:bottom w:val="single" w:sz="8" w:space="0" w:color="D9D9D9"/>
              <w:right w:val="single" w:sz="8" w:space="0" w:color="D9D9D9"/>
            </w:tcBorders>
          </w:tcPr>
          <w:p w14:paraId="7FA76EA3" w14:textId="77777777" w:rsidR="00B37A0E" w:rsidRDefault="00B37A0E" w:rsidP="00A76533">
            <w:pPr>
              <w:pStyle w:val="TableParagraph"/>
              <w:ind w:left="88"/>
            </w:pPr>
            <w:r>
              <w:t>Not</w:t>
            </w:r>
            <w:r>
              <w:rPr>
                <w:spacing w:val="-2"/>
              </w:rPr>
              <w:t xml:space="preserve"> Reproduced</w:t>
            </w:r>
          </w:p>
        </w:tc>
        <w:tc>
          <w:tcPr>
            <w:tcW w:w="1306" w:type="dxa"/>
            <w:tcBorders>
              <w:top w:val="single" w:sz="8" w:space="0" w:color="D9D9D9"/>
              <w:left w:val="single" w:sz="8" w:space="0" w:color="D9D9D9"/>
              <w:bottom w:val="single" w:sz="8" w:space="0" w:color="D9D9D9"/>
              <w:right w:val="single" w:sz="8" w:space="0" w:color="D9D9D9"/>
            </w:tcBorders>
          </w:tcPr>
          <w:p w14:paraId="554C6584" w14:textId="77777777" w:rsidR="00B37A0E" w:rsidRDefault="00B37A0E" w:rsidP="00A76533">
            <w:pPr>
              <w:pStyle w:val="TableParagraph"/>
              <w:ind w:right="24"/>
            </w:pPr>
            <w:r>
              <w:t>0</w:t>
            </w:r>
          </w:p>
        </w:tc>
        <w:tc>
          <w:tcPr>
            <w:tcW w:w="1606" w:type="dxa"/>
            <w:tcBorders>
              <w:top w:val="single" w:sz="8" w:space="0" w:color="D9D9D9"/>
              <w:left w:val="single" w:sz="8" w:space="0" w:color="D9D9D9"/>
              <w:bottom w:val="single" w:sz="8" w:space="0" w:color="D9D9D9"/>
              <w:right w:val="single" w:sz="8" w:space="0" w:color="D9D9D9"/>
            </w:tcBorders>
          </w:tcPr>
          <w:p w14:paraId="6EDF4DFF" w14:textId="77777777" w:rsidR="00B37A0E" w:rsidRDefault="00B37A0E" w:rsidP="00A76533">
            <w:pPr>
              <w:pStyle w:val="TableParagraph"/>
              <w:ind w:right="23"/>
            </w:pPr>
            <w:r>
              <w:t>1</w:t>
            </w:r>
          </w:p>
        </w:tc>
        <w:tc>
          <w:tcPr>
            <w:tcW w:w="1606" w:type="dxa"/>
            <w:tcBorders>
              <w:top w:val="single" w:sz="8" w:space="0" w:color="D9D9D9"/>
              <w:left w:val="single" w:sz="8" w:space="0" w:color="D9D9D9"/>
              <w:bottom w:val="single" w:sz="8" w:space="0" w:color="D9D9D9"/>
              <w:right w:val="single" w:sz="8" w:space="0" w:color="D9D9D9"/>
            </w:tcBorders>
          </w:tcPr>
          <w:p w14:paraId="07C00FB3" w14:textId="77777777" w:rsidR="00B37A0E" w:rsidRDefault="00B37A0E" w:rsidP="00A76533">
            <w:pPr>
              <w:pStyle w:val="TableParagraph"/>
              <w:ind w:right="22"/>
            </w:pPr>
            <w:r>
              <w:t>0</w:t>
            </w:r>
          </w:p>
        </w:tc>
        <w:tc>
          <w:tcPr>
            <w:tcW w:w="1606" w:type="dxa"/>
            <w:tcBorders>
              <w:top w:val="single" w:sz="8" w:space="0" w:color="D9D9D9"/>
              <w:left w:val="single" w:sz="8" w:space="0" w:color="D9D9D9"/>
              <w:bottom w:val="single" w:sz="8" w:space="0" w:color="D9D9D9"/>
              <w:right w:val="single" w:sz="8" w:space="0" w:color="D9D9D9"/>
            </w:tcBorders>
          </w:tcPr>
          <w:p w14:paraId="6E26F468" w14:textId="77777777" w:rsidR="00B37A0E" w:rsidRDefault="00B37A0E" w:rsidP="00A76533">
            <w:pPr>
              <w:pStyle w:val="TableParagraph"/>
              <w:ind w:right="22"/>
            </w:pPr>
            <w:r>
              <w:t>0</w:t>
            </w:r>
          </w:p>
        </w:tc>
        <w:tc>
          <w:tcPr>
            <w:tcW w:w="1606" w:type="dxa"/>
            <w:tcBorders>
              <w:top w:val="single" w:sz="8" w:space="0" w:color="D9D9D9"/>
              <w:left w:val="single" w:sz="8" w:space="0" w:color="D9D9D9"/>
              <w:bottom w:val="single" w:sz="8" w:space="0" w:color="D9D9D9"/>
            </w:tcBorders>
          </w:tcPr>
          <w:p w14:paraId="677B2454" w14:textId="77777777" w:rsidR="00B37A0E" w:rsidRDefault="00B37A0E" w:rsidP="00A76533">
            <w:pPr>
              <w:pStyle w:val="TableParagraph"/>
              <w:ind w:right="21"/>
            </w:pPr>
            <w:r>
              <w:t>1</w:t>
            </w:r>
          </w:p>
        </w:tc>
      </w:tr>
      <w:tr w:rsidR="00B37A0E" w14:paraId="4E1F5012" w14:textId="77777777" w:rsidTr="00A76533">
        <w:trPr>
          <w:trHeight w:val="475"/>
        </w:trPr>
        <w:tc>
          <w:tcPr>
            <w:tcW w:w="1907" w:type="dxa"/>
            <w:tcBorders>
              <w:top w:val="single" w:sz="8" w:space="0" w:color="D9D9D9"/>
              <w:bottom w:val="single" w:sz="8" w:space="0" w:color="D9D9D9"/>
              <w:right w:val="single" w:sz="8" w:space="0" w:color="D9D9D9"/>
            </w:tcBorders>
          </w:tcPr>
          <w:p w14:paraId="40F05513" w14:textId="77777777" w:rsidR="00B37A0E" w:rsidRDefault="00B37A0E" w:rsidP="00A76533">
            <w:pPr>
              <w:pStyle w:val="TableParagraph"/>
              <w:ind w:left="88"/>
            </w:pPr>
            <w:r>
              <w:rPr>
                <w:spacing w:val="-2"/>
              </w:rPr>
              <w:t>Skipped</w:t>
            </w:r>
          </w:p>
        </w:tc>
        <w:tc>
          <w:tcPr>
            <w:tcW w:w="1306" w:type="dxa"/>
            <w:tcBorders>
              <w:top w:val="single" w:sz="8" w:space="0" w:color="D9D9D9"/>
              <w:left w:val="single" w:sz="8" w:space="0" w:color="D9D9D9"/>
              <w:bottom w:val="single" w:sz="8" w:space="0" w:color="D9D9D9"/>
              <w:right w:val="single" w:sz="8" w:space="0" w:color="D9D9D9"/>
            </w:tcBorders>
          </w:tcPr>
          <w:p w14:paraId="5EFC86DA" w14:textId="77777777" w:rsidR="00B37A0E" w:rsidRDefault="00B37A0E" w:rsidP="00A76533">
            <w:pPr>
              <w:pStyle w:val="TableParagraph"/>
              <w:ind w:right="24"/>
            </w:pPr>
            <w:r>
              <w:t>0</w:t>
            </w:r>
          </w:p>
        </w:tc>
        <w:tc>
          <w:tcPr>
            <w:tcW w:w="1606" w:type="dxa"/>
            <w:tcBorders>
              <w:top w:val="single" w:sz="8" w:space="0" w:color="D9D9D9"/>
              <w:left w:val="single" w:sz="8" w:space="0" w:color="D9D9D9"/>
              <w:bottom w:val="single" w:sz="8" w:space="0" w:color="D9D9D9"/>
              <w:right w:val="single" w:sz="8" w:space="0" w:color="D9D9D9"/>
            </w:tcBorders>
          </w:tcPr>
          <w:p w14:paraId="18CE47F1" w14:textId="77777777" w:rsidR="00B37A0E" w:rsidRDefault="00B37A0E" w:rsidP="00A76533">
            <w:pPr>
              <w:pStyle w:val="TableParagraph"/>
              <w:ind w:right="23"/>
            </w:pPr>
            <w:r>
              <w:t>0</w:t>
            </w:r>
          </w:p>
        </w:tc>
        <w:tc>
          <w:tcPr>
            <w:tcW w:w="1606" w:type="dxa"/>
            <w:tcBorders>
              <w:top w:val="single" w:sz="8" w:space="0" w:color="D9D9D9"/>
              <w:left w:val="single" w:sz="8" w:space="0" w:color="D9D9D9"/>
              <w:bottom w:val="single" w:sz="8" w:space="0" w:color="D9D9D9"/>
              <w:right w:val="single" w:sz="8" w:space="0" w:color="D9D9D9"/>
            </w:tcBorders>
          </w:tcPr>
          <w:p w14:paraId="3CAAADDC" w14:textId="77777777" w:rsidR="00B37A0E" w:rsidRDefault="00B37A0E" w:rsidP="00A76533">
            <w:pPr>
              <w:pStyle w:val="TableParagraph"/>
              <w:ind w:right="22"/>
            </w:pPr>
            <w:r>
              <w:t>0</w:t>
            </w:r>
          </w:p>
        </w:tc>
        <w:tc>
          <w:tcPr>
            <w:tcW w:w="1606" w:type="dxa"/>
            <w:tcBorders>
              <w:top w:val="single" w:sz="8" w:space="0" w:color="D9D9D9"/>
              <w:left w:val="single" w:sz="8" w:space="0" w:color="D9D9D9"/>
              <w:bottom w:val="single" w:sz="8" w:space="0" w:color="D9D9D9"/>
              <w:right w:val="single" w:sz="8" w:space="0" w:color="D9D9D9"/>
            </w:tcBorders>
          </w:tcPr>
          <w:p w14:paraId="7ADCAB6F" w14:textId="77777777" w:rsidR="00B37A0E" w:rsidRDefault="00B37A0E" w:rsidP="00A76533">
            <w:pPr>
              <w:pStyle w:val="TableParagraph"/>
              <w:ind w:right="22"/>
            </w:pPr>
            <w:r>
              <w:t>0</w:t>
            </w:r>
          </w:p>
        </w:tc>
        <w:tc>
          <w:tcPr>
            <w:tcW w:w="1606" w:type="dxa"/>
            <w:tcBorders>
              <w:top w:val="single" w:sz="8" w:space="0" w:color="D9D9D9"/>
              <w:left w:val="single" w:sz="8" w:space="0" w:color="D9D9D9"/>
              <w:bottom w:val="single" w:sz="8" w:space="0" w:color="D9D9D9"/>
            </w:tcBorders>
          </w:tcPr>
          <w:p w14:paraId="7EA9AB58" w14:textId="77777777" w:rsidR="00B37A0E" w:rsidRDefault="00B37A0E" w:rsidP="00A76533">
            <w:pPr>
              <w:pStyle w:val="TableParagraph"/>
              <w:ind w:right="21"/>
            </w:pPr>
            <w:r>
              <w:t>0</w:t>
            </w:r>
          </w:p>
        </w:tc>
      </w:tr>
      <w:tr w:rsidR="00B37A0E" w14:paraId="0DC3FB1F" w14:textId="77777777" w:rsidTr="00A76533">
        <w:trPr>
          <w:trHeight w:val="475"/>
        </w:trPr>
        <w:tc>
          <w:tcPr>
            <w:tcW w:w="1907" w:type="dxa"/>
            <w:tcBorders>
              <w:top w:val="single" w:sz="8" w:space="0" w:color="D9D9D9"/>
              <w:bottom w:val="single" w:sz="8" w:space="0" w:color="D9D9D9"/>
              <w:right w:val="single" w:sz="8" w:space="0" w:color="D9D9D9"/>
            </w:tcBorders>
          </w:tcPr>
          <w:p w14:paraId="224F9B2E" w14:textId="77777777" w:rsidR="00B37A0E" w:rsidRDefault="00B37A0E" w:rsidP="00A76533">
            <w:pPr>
              <w:pStyle w:val="TableParagraph"/>
              <w:ind w:left="88"/>
            </w:pPr>
            <w:r>
              <w:t>Won't</w:t>
            </w:r>
            <w:r>
              <w:rPr>
                <w:spacing w:val="-4"/>
              </w:rPr>
              <w:t xml:space="preserve"> </w:t>
            </w:r>
            <w:r>
              <w:rPr>
                <w:spacing w:val="-5"/>
              </w:rPr>
              <w:t>Fix</w:t>
            </w:r>
          </w:p>
        </w:tc>
        <w:tc>
          <w:tcPr>
            <w:tcW w:w="1306" w:type="dxa"/>
            <w:tcBorders>
              <w:top w:val="single" w:sz="8" w:space="0" w:color="D9D9D9"/>
              <w:left w:val="single" w:sz="8" w:space="0" w:color="D9D9D9"/>
              <w:bottom w:val="single" w:sz="8" w:space="0" w:color="D9D9D9"/>
              <w:right w:val="single" w:sz="8" w:space="0" w:color="D9D9D9"/>
            </w:tcBorders>
          </w:tcPr>
          <w:p w14:paraId="630108FA" w14:textId="77777777" w:rsidR="00B37A0E" w:rsidRDefault="00B37A0E" w:rsidP="00A76533">
            <w:pPr>
              <w:pStyle w:val="TableParagraph"/>
              <w:ind w:right="24"/>
            </w:pPr>
            <w:r>
              <w:t>0</w:t>
            </w:r>
          </w:p>
        </w:tc>
        <w:tc>
          <w:tcPr>
            <w:tcW w:w="1606" w:type="dxa"/>
            <w:tcBorders>
              <w:top w:val="single" w:sz="8" w:space="0" w:color="D9D9D9"/>
              <w:left w:val="single" w:sz="8" w:space="0" w:color="D9D9D9"/>
              <w:bottom w:val="single" w:sz="8" w:space="0" w:color="D9D9D9"/>
              <w:right w:val="single" w:sz="8" w:space="0" w:color="D9D9D9"/>
            </w:tcBorders>
          </w:tcPr>
          <w:p w14:paraId="39C253C9" w14:textId="77777777" w:rsidR="00B37A0E" w:rsidRDefault="00B37A0E" w:rsidP="00A76533">
            <w:pPr>
              <w:pStyle w:val="TableParagraph"/>
              <w:ind w:right="23"/>
            </w:pPr>
            <w:r>
              <w:t>1</w:t>
            </w:r>
          </w:p>
        </w:tc>
        <w:tc>
          <w:tcPr>
            <w:tcW w:w="1606" w:type="dxa"/>
            <w:tcBorders>
              <w:top w:val="single" w:sz="8" w:space="0" w:color="D9D9D9"/>
              <w:left w:val="single" w:sz="8" w:space="0" w:color="D9D9D9"/>
              <w:bottom w:val="single" w:sz="8" w:space="0" w:color="D9D9D9"/>
              <w:right w:val="single" w:sz="8" w:space="0" w:color="D9D9D9"/>
            </w:tcBorders>
          </w:tcPr>
          <w:p w14:paraId="6F150E3F" w14:textId="77777777" w:rsidR="00B37A0E" w:rsidRDefault="00B37A0E" w:rsidP="00A76533">
            <w:pPr>
              <w:pStyle w:val="TableParagraph"/>
              <w:ind w:right="22"/>
            </w:pPr>
            <w:r>
              <w:t>0</w:t>
            </w:r>
          </w:p>
        </w:tc>
        <w:tc>
          <w:tcPr>
            <w:tcW w:w="1606" w:type="dxa"/>
            <w:tcBorders>
              <w:top w:val="single" w:sz="8" w:space="0" w:color="D9D9D9"/>
              <w:left w:val="single" w:sz="8" w:space="0" w:color="D9D9D9"/>
              <w:bottom w:val="single" w:sz="8" w:space="0" w:color="D9D9D9"/>
              <w:right w:val="single" w:sz="8" w:space="0" w:color="D9D9D9"/>
            </w:tcBorders>
          </w:tcPr>
          <w:p w14:paraId="15D08AFD" w14:textId="77777777" w:rsidR="00B37A0E" w:rsidRDefault="00B37A0E" w:rsidP="00A76533">
            <w:pPr>
              <w:pStyle w:val="TableParagraph"/>
              <w:ind w:right="22"/>
            </w:pPr>
            <w:r>
              <w:t>0</w:t>
            </w:r>
          </w:p>
        </w:tc>
        <w:tc>
          <w:tcPr>
            <w:tcW w:w="1606" w:type="dxa"/>
            <w:tcBorders>
              <w:top w:val="single" w:sz="8" w:space="0" w:color="D9D9D9"/>
              <w:left w:val="single" w:sz="8" w:space="0" w:color="D9D9D9"/>
              <w:bottom w:val="single" w:sz="8" w:space="0" w:color="D9D9D9"/>
            </w:tcBorders>
          </w:tcPr>
          <w:p w14:paraId="7C70C860" w14:textId="77777777" w:rsidR="00B37A0E" w:rsidRDefault="00B37A0E" w:rsidP="00A76533">
            <w:pPr>
              <w:pStyle w:val="TableParagraph"/>
              <w:ind w:right="21"/>
            </w:pPr>
            <w:r>
              <w:t>1</w:t>
            </w:r>
          </w:p>
        </w:tc>
      </w:tr>
      <w:tr w:rsidR="00B37A0E" w14:paraId="3A8EE1E3" w14:textId="77777777" w:rsidTr="00A76533">
        <w:trPr>
          <w:trHeight w:val="492"/>
        </w:trPr>
        <w:tc>
          <w:tcPr>
            <w:tcW w:w="1907" w:type="dxa"/>
            <w:tcBorders>
              <w:top w:val="single" w:sz="8" w:space="0" w:color="D9D9D9"/>
              <w:left w:val="nil"/>
              <w:bottom w:val="nil"/>
              <w:right w:val="single" w:sz="8" w:space="0" w:color="D9D9D9"/>
            </w:tcBorders>
          </w:tcPr>
          <w:p w14:paraId="32858BA3" w14:textId="77777777" w:rsidR="00B37A0E" w:rsidRDefault="00B37A0E" w:rsidP="00A76533">
            <w:pPr>
              <w:pStyle w:val="TableParagraph"/>
              <w:ind w:left="88"/>
            </w:pPr>
            <w:r>
              <w:rPr>
                <w:spacing w:val="-2"/>
              </w:rPr>
              <w:t>Totals</w:t>
            </w:r>
          </w:p>
        </w:tc>
        <w:tc>
          <w:tcPr>
            <w:tcW w:w="1306" w:type="dxa"/>
            <w:tcBorders>
              <w:top w:val="single" w:sz="8" w:space="0" w:color="D9D9D9"/>
              <w:left w:val="single" w:sz="8" w:space="0" w:color="D9D9D9"/>
              <w:bottom w:val="nil"/>
              <w:right w:val="single" w:sz="8" w:space="0" w:color="D9D9D9"/>
            </w:tcBorders>
          </w:tcPr>
          <w:p w14:paraId="484AA89B" w14:textId="77777777" w:rsidR="00B37A0E" w:rsidRDefault="00B37A0E" w:rsidP="00A76533">
            <w:pPr>
              <w:pStyle w:val="TableParagraph"/>
              <w:ind w:left="142" w:right="163"/>
            </w:pPr>
            <w:r>
              <w:rPr>
                <w:spacing w:val="-5"/>
              </w:rPr>
              <w:t>1</w:t>
            </w:r>
          </w:p>
        </w:tc>
        <w:tc>
          <w:tcPr>
            <w:tcW w:w="1606" w:type="dxa"/>
            <w:tcBorders>
              <w:top w:val="single" w:sz="8" w:space="0" w:color="D9D9D9"/>
              <w:left w:val="single" w:sz="8" w:space="0" w:color="D9D9D9"/>
              <w:bottom w:val="nil"/>
              <w:right w:val="single" w:sz="8" w:space="0" w:color="D9D9D9"/>
            </w:tcBorders>
          </w:tcPr>
          <w:p w14:paraId="73332B94" w14:textId="77777777" w:rsidR="00B37A0E" w:rsidRDefault="00B37A0E" w:rsidP="00A76533">
            <w:pPr>
              <w:pStyle w:val="TableParagraph"/>
              <w:ind w:left="267" w:right="288"/>
            </w:pPr>
            <w:r>
              <w:rPr>
                <w:spacing w:val="-5"/>
              </w:rPr>
              <w:t>3</w:t>
            </w:r>
          </w:p>
        </w:tc>
        <w:tc>
          <w:tcPr>
            <w:tcW w:w="1606" w:type="dxa"/>
            <w:tcBorders>
              <w:top w:val="single" w:sz="8" w:space="0" w:color="D9D9D9"/>
              <w:left w:val="single" w:sz="8" w:space="0" w:color="D9D9D9"/>
              <w:bottom w:val="nil"/>
              <w:right w:val="single" w:sz="8" w:space="0" w:color="D9D9D9"/>
            </w:tcBorders>
          </w:tcPr>
          <w:p w14:paraId="0D1BD4D7" w14:textId="77777777" w:rsidR="00B37A0E" w:rsidRDefault="00B37A0E" w:rsidP="00A76533">
            <w:pPr>
              <w:pStyle w:val="TableParagraph"/>
              <w:ind w:left="268" w:right="288"/>
            </w:pPr>
            <w:r>
              <w:rPr>
                <w:spacing w:val="-5"/>
              </w:rPr>
              <w:t>4</w:t>
            </w:r>
          </w:p>
        </w:tc>
        <w:tc>
          <w:tcPr>
            <w:tcW w:w="1606" w:type="dxa"/>
            <w:tcBorders>
              <w:top w:val="single" w:sz="8" w:space="0" w:color="D9D9D9"/>
              <w:left w:val="single" w:sz="8" w:space="0" w:color="D9D9D9"/>
              <w:bottom w:val="nil"/>
              <w:right w:val="single" w:sz="8" w:space="0" w:color="D9D9D9"/>
            </w:tcBorders>
          </w:tcPr>
          <w:p w14:paraId="7FC0EA2F" w14:textId="77777777" w:rsidR="00B37A0E" w:rsidRDefault="00B37A0E" w:rsidP="00A76533">
            <w:pPr>
              <w:pStyle w:val="TableParagraph"/>
              <w:ind w:left="269" w:right="288"/>
            </w:pPr>
            <w:r>
              <w:rPr>
                <w:spacing w:val="-5"/>
              </w:rPr>
              <w:t>1</w:t>
            </w:r>
          </w:p>
        </w:tc>
        <w:tc>
          <w:tcPr>
            <w:tcW w:w="1606" w:type="dxa"/>
            <w:tcBorders>
              <w:top w:val="single" w:sz="8" w:space="0" w:color="D9D9D9"/>
              <w:left w:val="single" w:sz="8" w:space="0" w:color="D9D9D9"/>
              <w:bottom w:val="nil"/>
              <w:right w:val="nil"/>
            </w:tcBorders>
          </w:tcPr>
          <w:p w14:paraId="26E5021D" w14:textId="77777777" w:rsidR="00B37A0E" w:rsidRDefault="00B37A0E" w:rsidP="00A76533">
            <w:pPr>
              <w:pStyle w:val="TableParagraph"/>
              <w:ind w:left="651" w:right="670"/>
            </w:pPr>
            <w:r>
              <w:rPr>
                <w:spacing w:val="-5"/>
              </w:rPr>
              <w:t>9</w:t>
            </w:r>
          </w:p>
        </w:tc>
      </w:tr>
    </w:tbl>
    <w:p w14:paraId="167C82A8" w14:textId="77777777" w:rsidR="00B37A0E" w:rsidRDefault="00B37A0E" w:rsidP="00B37A0E">
      <w:pPr>
        <w:pStyle w:val="BodyText"/>
        <w:rPr>
          <w:sz w:val="24"/>
        </w:rPr>
      </w:pPr>
    </w:p>
    <w:p w14:paraId="41AD1B8E" w14:textId="77777777" w:rsidR="00B37A0E" w:rsidRDefault="00B37A0E" w:rsidP="00B37A0E">
      <w:pPr>
        <w:pStyle w:val="BodyText"/>
        <w:rPr>
          <w:sz w:val="24"/>
        </w:rPr>
      </w:pPr>
    </w:p>
    <w:p w14:paraId="2906FD17" w14:textId="77777777" w:rsidR="00B37A0E" w:rsidRDefault="00B37A0E" w:rsidP="00B37A0E">
      <w:pPr>
        <w:pStyle w:val="BodyText"/>
        <w:spacing w:before="4"/>
        <w:rPr>
          <w:sz w:val="35"/>
        </w:rPr>
      </w:pPr>
    </w:p>
    <w:p w14:paraId="0C28216B" w14:textId="77777777" w:rsidR="00B37A0E" w:rsidRPr="008B638A" w:rsidRDefault="00B37A0E" w:rsidP="00B37A0E">
      <w:pPr>
        <w:pStyle w:val="Heading1"/>
        <w:numPr>
          <w:ilvl w:val="0"/>
          <w:numId w:val="8"/>
        </w:numPr>
        <w:tabs>
          <w:tab w:val="left" w:pos="1076"/>
        </w:tabs>
        <w:spacing w:before="0"/>
        <w:ind w:left="468" w:hanging="362"/>
        <w:rPr>
          <w:color w:val="C45911" w:themeColor="accent2" w:themeShade="BF"/>
        </w:rPr>
      </w:pPr>
      <w:bookmarkStart w:id="101" w:name="_Toc119791204"/>
      <w:r w:rsidRPr="008B638A">
        <w:rPr>
          <w:color w:val="C45911" w:themeColor="accent2" w:themeShade="BF"/>
        </w:rPr>
        <w:t>Test</w:t>
      </w:r>
      <w:r w:rsidRPr="008B638A">
        <w:rPr>
          <w:color w:val="C45911" w:themeColor="accent2" w:themeShade="BF"/>
          <w:spacing w:val="-3"/>
        </w:rPr>
        <w:t xml:space="preserve"> </w:t>
      </w:r>
      <w:r w:rsidRPr="008B638A">
        <w:rPr>
          <w:color w:val="C45911" w:themeColor="accent2" w:themeShade="BF"/>
        </w:rPr>
        <w:t>Case</w:t>
      </w:r>
      <w:r w:rsidRPr="008B638A">
        <w:rPr>
          <w:color w:val="C45911" w:themeColor="accent2" w:themeShade="BF"/>
          <w:spacing w:val="-3"/>
        </w:rPr>
        <w:t xml:space="preserve"> </w:t>
      </w:r>
      <w:r w:rsidRPr="008B638A">
        <w:rPr>
          <w:color w:val="C45911" w:themeColor="accent2" w:themeShade="BF"/>
          <w:spacing w:val="-2"/>
        </w:rPr>
        <w:t>Analysis</w:t>
      </w:r>
      <w:bookmarkEnd w:id="101"/>
    </w:p>
    <w:p w14:paraId="7A96B2FA" w14:textId="77777777" w:rsidR="00B37A0E" w:rsidRDefault="00B37A0E" w:rsidP="00B37A0E">
      <w:pPr>
        <w:pStyle w:val="BodyText"/>
        <w:spacing w:before="170" w:after="44"/>
        <w:ind w:left="1075"/>
      </w:pPr>
      <w:r>
        <w:t>This</w:t>
      </w:r>
      <w:r>
        <w:rPr>
          <w:spacing w:val="-7"/>
        </w:rPr>
        <w:t xml:space="preserve"> </w:t>
      </w:r>
      <w:r>
        <w:t>report</w:t>
      </w:r>
      <w:r>
        <w:rPr>
          <w:spacing w:val="-4"/>
        </w:rPr>
        <w:t xml:space="preserve"> </w:t>
      </w:r>
      <w:r>
        <w:t>shows</w:t>
      </w:r>
      <w:r>
        <w:rPr>
          <w:spacing w:val="-4"/>
        </w:rPr>
        <w:t xml:space="preserve"> </w:t>
      </w:r>
      <w:r>
        <w:t>the</w:t>
      </w:r>
      <w:r>
        <w:rPr>
          <w:spacing w:val="-5"/>
        </w:rPr>
        <w:t xml:space="preserve"> </w:t>
      </w:r>
      <w:r>
        <w:t>number</w:t>
      </w:r>
      <w:r>
        <w:rPr>
          <w:spacing w:val="-4"/>
        </w:rPr>
        <w:t xml:space="preserve"> </w:t>
      </w:r>
      <w:r>
        <w:t>of</w:t>
      </w:r>
      <w:r>
        <w:rPr>
          <w:spacing w:val="-4"/>
        </w:rPr>
        <w:t xml:space="preserve"> </w:t>
      </w:r>
      <w:r>
        <w:t>test</w:t>
      </w:r>
      <w:r>
        <w:rPr>
          <w:spacing w:val="-4"/>
        </w:rPr>
        <w:t xml:space="preserve"> </w:t>
      </w:r>
      <w:r>
        <w:t>cases</w:t>
      </w:r>
      <w:r>
        <w:rPr>
          <w:spacing w:val="-4"/>
        </w:rPr>
        <w:t xml:space="preserve"> </w:t>
      </w:r>
      <w:r>
        <w:t>that</w:t>
      </w:r>
      <w:r>
        <w:rPr>
          <w:spacing w:val="-4"/>
        </w:rPr>
        <w:t xml:space="preserve"> </w:t>
      </w:r>
      <w:r>
        <w:t>have</w:t>
      </w:r>
      <w:r>
        <w:rPr>
          <w:spacing w:val="-5"/>
        </w:rPr>
        <w:t xml:space="preserve"> </w:t>
      </w:r>
      <w:r>
        <w:t>passed,</w:t>
      </w:r>
      <w:r>
        <w:rPr>
          <w:spacing w:val="-3"/>
        </w:rPr>
        <w:t xml:space="preserve"> </w:t>
      </w:r>
      <w:r>
        <w:t>failed,</w:t>
      </w:r>
      <w:r>
        <w:rPr>
          <w:spacing w:val="-4"/>
        </w:rPr>
        <w:t xml:space="preserve"> </w:t>
      </w:r>
      <w:r>
        <w:t>and</w:t>
      </w:r>
      <w:r>
        <w:rPr>
          <w:spacing w:val="-4"/>
        </w:rPr>
        <w:t xml:space="preserve"> </w:t>
      </w:r>
      <w:r>
        <w:rPr>
          <w:spacing w:val="-2"/>
        </w:rPr>
        <w:t>untested</w:t>
      </w:r>
    </w:p>
    <w:tbl>
      <w:tblPr>
        <w:tblW w:w="0" w:type="auto"/>
        <w:tblInd w:w="39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0" w:type="dxa"/>
          <w:right w:w="0" w:type="dxa"/>
        </w:tblCellMar>
        <w:tblLook w:val="01E0" w:firstRow="1" w:lastRow="1" w:firstColumn="1" w:lastColumn="1" w:noHBand="0" w:noVBand="0"/>
      </w:tblPr>
      <w:tblGrid>
        <w:gridCol w:w="5059"/>
        <w:gridCol w:w="1486"/>
        <w:gridCol w:w="1441"/>
        <w:gridCol w:w="886"/>
        <w:gridCol w:w="751"/>
      </w:tblGrid>
      <w:tr w:rsidR="00B37A0E" w14:paraId="398E789D" w14:textId="77777777" w:rsidTr="00A76533">
        <w:trPr>
          <w:trHeight w:val="445"/>
        </w:trPr>
        <w:tc>
          <w:tcPr>
            <w:tcW w:w="5059" w:type="dxa"/>
            <w:tcBorders>
              <w:bottom w:val="single" w:sz="8" w:space="0" w:color="D9D9D9"/>
              <w:right w:val="single" w:sz="8" w:space="0" w:color="D9D9D9"/>
            </w:tcBorders>
            <w:shd w:val="clear" w:color="auto" w:fill="F2F2F2"/>
          </w:tcPr>
          <w:p w14:paraId="025D0800" w14:textId="77777777" w:rsidR="00B37A0E" w:rsidRDefault="00B37A0E" w:rsidP="00A76533">
            <w:pPr>
              <w:pStyle w:val="TableParagraph"/>
              <w:spacing w:before="110"/>
              <w:ind w:left="88"/>
              <w:rPr>
                <w:b/>
                <w:sz w:val="20"/>
              </w:rPr>
            </w:pPr>
            <w:r>
              <w:rPr>
                <w:b/>
                <w:color w:val="424242"/>
                <w:spacing w:val="-2"/>
                <w:sz w:val="20"/>
              </w:rPr>
              <w:t>Section</w:t>
            </w:r>
          </w:p>
        </w:tc>
        <w:tc>
          <w:tcPr>
            <w:tcW w:w="1486" w:type="dxa"/>
            <w:tcBorders>
              <w:left w:val="single" w:sz="8" w:space="0" w:color="D9D9D9"/>
              <w:bottom w:val="single" w:sz="8" w:space="0" w:color="D9D9D9"/>
              <w:right w:val="single" w:sz="8" w:space="0" w:color="D9D9D9"/>
            </w:tcBorders>
            <w:shd w:val="clear" w:color="auto" w:fill="F2F2F2"/>
          </w:tcPr>
          <w:p w14:paraId="4608A01F" w14:textId="77777777" w:rsidR="00B37A0E" w:rsidRDefault="00B37A0E" w:rsidP="00A76533">
            <w:pPr>
              <w:pStyle w:val="TableParagraph"/>
              <w:spacing w:before="110"/>
              <w:ind w:left="152" w:right="164"/>
              <w:rPr>
                <w:b/>
                <w:sz w:val="20"/>
              </w:rPr>
            </w:pPr>
            <w:r>
              <w:rPr>
                <w:b/>
                <w:color w:val="424242"/>
                <w:sz w:val="20"/>
              </w:rPr>
              <w:t>Total</w:t>
            </w:r>
            <w:r>
              <w:rPr>
                <w:b/>
                <w:color w:val="424242"/>
                <w:spacing w:val="-3"/>
                <w:sz w:val="20"/>
              </w:rPr>
              <w:t xml:space="preserve"> </w:t>
            </w:r>
            <w:r>
              <w:rPr>
                <w:b/>
                <w:color w:val="424242"/>
                <w:spacing w:val="-2"/>
                <w:sz w:val="20"/>
              </w:rPr>
              <w:t>Cases</w:t>
            </w:r>
          </w:p>
        </w:tc>
        <w:tc>
          <w:tcPr>
            <w:tcW w:w="1441" w:type="dxa"/>
            <w:tcBorders>
              <w:left w:val="single" w:sz="8" w:space="0" w:color="D9D9D9"/>
              <w:bottom w:val="single" w:sz="8" w:space="0" w:color="D9D9D9"/>
              <w:right w:val="single" w:sz="8" w:space="0" w:color="D9D9D9"/>
            </w:tcBorders>
            <w:shd w:val="clear" w:color="auto" w:fill="F2F2F2"/>
          </w:tcPr>
          <w:p w14:paraId="53F3A0FA" w14:textId="77777777" w:rsidR="00B37A0E" w:rsidRDefault="00B37A0E" w:rsidP="00A76533">
            <w:pPr>
              <w:pStyle w:val="TableParagraph"/>
              <w:spacing w:before="110"/>
              <w:ind w:left="167" w:right="193"/>
              <w:rPr>
                <w:b/>
                <w:sz w:val="20"/>
              </w:rPr>
            </w:pPr>
            <w:r>
              <w:rPr>
                <w:b/>
                <w:color w:val="424242"/>
                <w:sz w:val="20"/>
              </w:rPr>
              <w:t>Not</w:t>
            </w:r>
            <w:r>
              <w:rPr>
                <w:b/>
                <w:color w:val="424242"/>
                <w:spacing w:val="-2"/>
                <w:sz w:val="20"/>
              </w:rPr>
              <w:t xml:space="preserve"> Tested</w:t>
            </w:r>
          </w:p>
        </w:tc>
        <w:tc>
          <w:tcPr>
            <w:tcW w:w="886" w:type="dxa"/>
            <w:tcBorders>
              <w:left w:val="single" w:sz="8" w:space="0" w:color="D9D9D9"/>
              <w:bottom w:val="single" w:sz="8" w:space="0" w:color="D9D9D9"/>
              <w:right w:val="single" w:sz="8" w:space="0" w:color="D9D9D9"/>
            </w:tcBorders>
            <w:shd w:val="clear" w:color="auto" w:fill="F2F2F2"/>
          </w:tcPr>
          <w:p w14:paraId="44736DE3" w14:textId="77777777" w:rsidR="00B37A0E" w:rsidRDefault="00B37A0E" w:rsidP="00A76533">
            <w:pPr>
              <w:pStyle w:val="TableParagraph"/>
              <w:spacing w:before="110"/>
              <w:ind w:left="243" w:right="253"/>
              <w:rPr>
                <w:b/>
                <w:sz w:val="20"/>
              </w:rPr>
            </w:pPr>
            <w:r>
              <w:rPr>
                <w:b/>
                <w:color w:val="424242"/>
                <w:spacing w:val="-4"/>
                <w:sz w:val="20"/>
              </w:rPr>
              <w:t>Fail</w:t>
            </w:r>
          </w:p>
        </w:tc>
        <w:tc>
          <w:tcPr>
            <w:tcW w:w="751" w:type="dxa"/>
            <w:tcBorders>
              <w:top w:val="nil"/>
              <w:left w:val="single" w:sz="8" w:space="0" w:color="D9D9D9"/>
              <w:bottom w:val="single" w:sz="8" w:space="0" w:color="D9D9D9"/>
            </w:tcBorders>
            <w:shd w:val="clear" w:color="auto" w:fill="F2F2F2"/>
          </w:tcPr>
          <w:p w14:paraId="1B4B79DB" w14:textId="77777777" w:rsidR="00B37A0E" w:rsidRDefault="00B37A0E" w:rsidP="00A76533">
            <w:pPr>
              <w:pStyle w:val="TableParagraph"/>
              <w:spacing w:before="110"/>
              <w:ind w:left="108" w:right="131"/>
              <w:rPr>
                <w:b/>
                <w:sz w:val="20"/>
              </w:rPr>
            </w:pPr>
            <w:r>
              <w:rPr>
                <w:b/>
                <w:color w:val="424242"/>
                <w:spacing w:val="-4"/>
                <w:sz w:val="20"/>
              </w:rPr>
              <w:t>Pass</w:t>
            </w:r>
          </w:p>
        </w:tc>
      </w:tr>
      <w:tr w:rsidR="00B37A0E" w14:paraId="7E070030" w14:textId="77777777" w:rsidTr="00A76533">
        <w:trPr>
          <w:trHeight w:val="475"/>
        </w:trPr>
        <w:tc>
          <w:tcPr>
            <w:tcW w:w="5059" w:type="dxa"/>
            <w:tcBorders>
              <w:top w:val="single" w:sz="8" w:space="0" w:color="D9D9D9"/>
              <w:bottom w:val="single" w:sz="8" w:space="0" w:color="D9D9D9"/>
              <w:right w:val="single" w:sz="8" w:space="0" w:color="D9D9D9"/>
            </w:tcBorders>
          </w:tcPr>
          <w:p w14:paraId="29B5DF66" w14:textId="77777777" w:rsidR="00B37A0E" w:rsidRDefault="00B37A0E" w:rsidP="00A76533">
            <w:pPr>
              <w:pStyle w:val="TableParagraph"/>
              <w:spacing w:before="106"/>
              <w:ind w:left="88"/>
            </w:pPr>
            <w:r>
              <w:t>Navigation bar</w:t>
            </w:r>
          </w:p>
        </w:tc>
        <w:tc>
          <w:tcPr>
            <w:tcW w:w="1486" w:type="dxa"/>
            <w:tcBorders>
              <w:top w:val="single" w:sz="8" w:space="0" w:color="D9D9D9"/>
              <w:left w:val="single" w:sz="8" w:space="0" w:color="D9D9D9"/>
              <w:bottom w:val="single" w:sz="8" w:space="0" w:color="D9D9D9"/>
              <w:right w:val="single" w:sz="8" w:space="0" w:color="D9D9D9"/>
            </w:tcBorders>
          </w:tcPr>
          <w:p w14:paraId="41482705" w14:textId="77777777" w:rsidR="00B37A0E" w:rsidRDefault="00B37A0E" w:rsidP="00A76533">
            <w:pPr>
              <w:pStyle w:val="TableParagraph"/>
              <w:spacing w:before="106"/>
              <w:ind w:right="22"/>
            </w:pPr>
            <w:r>
              <w:t>3</w:t>
            </w:r>
          </w:p>
        </w:tc>
        <w:tc>
          <w:tcPr>
            <w:tcW w:w="1441" w:type="dxa"/>
            <w:tcBorders>
              <w:top w:val="single" w:sz="8" w:space="0" w:color="D9D9D9"/>
              <w:left w:val="single" w:sz="8" w:space="0" w:color="D9D9D9"/>
              <w:bottom w:val="single" w:sz="8" w:space="0" w:color="D9D9D9"/>
              <w:right w:val="single" w:sz="8" w:space="0" w:color="D9D9D9"/>
            </w:tcBorders>
          </w:tcPr>
          <w:p w14:paraId="080DB1ED" w14:textId="77777777" w:rsidR="00B37A0E" w:rsidRDefault="00B37A0E" w:rsidP="00A76533">
            <w:pPr>
              <w:pStyle w:val="TableParagraph"/>
              <w:spacing w:before="106"/>
              <w:ind w:right="37"/>
            </w:pPr>
            <w:r>
              <w:t>0</w:t>
            </w:r>
          </w:p>
        </w:tc>
        <w:tc>
          <w:tcPr>
            <w:tcW w:w="886" w:type="dxa"/>
            <w:tcBorders>
              <w:top w:val="single" w:sz="8" w:space="0" w:color="D9D9D9"/>
              <w:left w:val="single" w:sz="8" w:space="0" w:color="D9D9D9"/>
              <w:bottom w:val="single" w:sz="8" w:space="0" w:color="D9D9D9"/>
              <w:right w:val="single" w:sz="8" w:space="0" w:color="D9D9D9"/>
            </w:tcBorders>
          </w:tcPr>
          <w:p w14:paraId="106F930A" w14:textId="77777777" w:rsidR="00B37A0E" w:rsidRDefault="00B37A0E" w:rsidP="00A76533">
            <w:pPr>
              <w:pStyle w:val="TableParagraph"/>
              <w:spacing w:before="106"/>
              <w:ind w:right="22"/>
            </w:pPr>
            <w:r>
              <w:t>0</w:t>
            </w:r>
          </w:p>
        </w:tc>
        <w:tc>
          <w:tcPr>
            <w:tcW w:w="751" w:type="dxa"/>
            <w:tcBorders>
              <w:top w:val="single" w:sz="8" w:space="0" w:color="D9D9D9"/>
              <w:left w:val="single" w:sz="8" w:space="0" w:color="D9D9D9"/>
              <w:bottom w:val="single" w:sz="8" w:space="0" w:color="D9D9D9"/>
            </w:tcBorders>
          </w:tcPr>
          <w:p w14:paraId="2368941E" w14:textId="77777777" w:rsidR="00B37A0E" w:rsidRDefault="00B37A0E" w:rsidP="00A76533">
            <w:pPr>
              <w:pStyle w:val="TableParagraph"/>
              <w:spacing w:before="106"/>
              <w:ind w:right="37"/>
            </w:pPr>
            <w:r>
              <w:t>3</w:t>
            </w:r>
          </w:p>
        </w:tc>
      </w:tr>
      <w:tr w:rsidR="00B37A0E" w14:paraId="281A936E" w14:textId="77777777" w:rsidTr="00A76533">
        <w:trPr>
          <w:trHeight w:val="475"/>
        </w:trPr>
        <w:tc>
          <w:tcPr>
            <w:tcW w:w="5059" w:type="dxa"/>
            <w:tcBorders>
              <w:top w:val="single" w:sz="8" w:space="0" w:color="D9D9D9"/>
              <w:bottom w:val="single" w:sz="8" w:space="0" w:color="D9D9D9"/>
              <w:right w:val="single" w:sz="8" w:space="0" w:color="D9D9D9"/>
            </w:tcBorders>
          </w:tcPr>
          <w:p w14:paraId="6D9F219A" w14:textId="77777777" w:rsidR="00B37A0E" w:rsidRDefault="00B37A0E" w:rsidP="00A76533">
            <w:pPr>
              <w:pStyle w:val="TableParagraph"/>
              <w:spacing w:before="106"/>
              <w:ind w:left="88"/>
            </w:pPr>
            <w:r>
              <w:t>View the current crude oil price</w:t>
            </w:r>
          </w:p>
        </w:tc>
        <w:tc>
          <w:tcPr>
            <w:tcW w:w="1486" w:type="dxa"/>
            <w:tcBorders>
              <w:top w:val="single" w:sz="8" w:space="0" w:color="D9D9D9"/>
              <w:left w:val="single" w:sz="8" w:space="0" w:color="D9D9D9"/>
              <w:bottom w:val="single" w:sz="8" w:space="0" w:color="D9D9D9"/>
              <w:right w:val="single" w:sz="8" w:space="0" w:color="D9D9D9"/>
            </w:tcBorders>
          </w:tcPr>
          <w:p w14:paraId="0CD90E01" w14:textId="77777777" w:rsidR="00B37A0E" w:rsidRDefault="00B37A0E" w:rsidP="00A76533">
            <w:pPr>
              <w:pStyle w:val="TableParagraph"/>
              <w:spacing w:before="106"/>
              <w:ind w:left="144" w:right="164"/>
            </w:pPr>
            <w:r>
              <w:rPr>
                <w:spacing w:val="-5"/>
              </w:rPr>
              <w:t>10</w:t>
            </w:r>
          </w:p>
        </w:tc>
        <w:tc>
          <w:tcPr>
            <w:tcW w:w="1441" w:type="dxa"/>
            <w:tcBorders>
              <w:top w:val="single" w:sz="8" w:space="0" w:color="D9D9D9"/>
              <w:left w:val="single" w:sz="8" w:space="0" w:color="D9D9D9"/>
              <w:bottom w:val="single" w:sz="8" w:space="0" w:color="D9D9D9"/>
              <w:right w:val="single" w:sz="8" w:space="0" w:color="D9D9D9"/>
            </w:tcBorders>
          </w:tcPr>
          <w:p w14:paraId="7DFAF5FB" w14:textId="77777777" w:rsidR="00B37A0E" w:rsidRDefault="00B37A0E" w:rsidP="00A76533">
            <w:pPr>
              <w:pStyle w:val="TableParagraph"/>
              <w:spacing w:before="106"/>
              <w:ind w:right="37"/>
            </w:pPr>
            <w:r>
              <w:t>0</w:t>
            </w:r>
          </w:p>
        </w:tc>
        <w:tc>
          <w:tcPr>
            <w:tcW w:w="886" w:type="dxa"/>
            <w:tcBorders>
              <w:top w:val="single" w:sz="8" w:space="0" w:color="D9D9D9"/>
              <w:left w:val="single" w:sz="8" w:space="0" w:color="D9D9D9"/>
              <w:bottom w:val="single" w:sz="8" w:space="0" w:color="D9D9D9"/>
              <w:right w:val="single" w:sz="8" w:space="0" w:color="D9D9D9"/>
            </w:tcBorders>
          </w:tcPr>
          <w:p w14:paraId="1FBB922D" w14:textId="77777777" w:rsidR="00B37A0E" w:rsidRDefault="00B37A0E" w:rsidP="00A76533">
            <w:pPr>
              <w:pStyle w:val="TableParagraph"/>
              <w:spacing w:before="106"/>
              <w:ind w:right="22"/>
            </w:pPr>
            <w:r>
              <w:t>1</w:t>
            </w:r>
          </w:p>
        </w:tc>
        <w:tc>
          <w:tcPr>
            <w:tcW w:w="751" w:type="dxa"/>
            <w:tcBorders>
              <w:top w:val="single" w:sz="8" w:space="0" w:color="D9D9D9"/>
              <w:left w:val="single" w:sz="8" w:space="0" w:color="D9D9D9"/>
              <w:bottom w:val="single" w:sz="8" w:space="0" w:color="D9D9D9"/>
            </w:tcBorders>
          </w:tcPr>
          <w:p w14:paraId="79E382B7" w14:textId="77777777" w:rsidR="00B37A0E" w:rsidRDefault="00B37A0E" w:rsidP="00A76533">
            <w:pPr>
              <w:pStyle w:val="TableParagraph"/>
              <w:spacing w:before="106"/>
              <w:ind w:left="96" w:right="131"/>
            </w:pPr>
            <w:r>
              <w:rPr>
                <w:spacing w:val="-5"/>
              </w:rPr>
              <w:t>9</w:t>
            </w:r>
          </w:p>
        </w:tc>
      </w:tr>
      <w:tr w:rsidR="00B37A0E" w14:paraId="4BBE1D74" w14:textId="77777777" w:rsidTr="00A76533">
        <w:trPr>
          <w:trHeight w:val="475"/>
        </w:trPr>
        <w:tc>
          <w:tcPr>
            <w:tcW w:w="5059" w:type="dxa"/>
            <w:tcBorders>
              <w:top w:val="single" w:sz="8" w:space="0" w:color="D9D9D9"/>
              <w:bottom w:val="single" w:sz="8" w:space="0" w:color="D9D9D9"/>
              <w:right w:val="single" w:sz="8" w:space="0" w:color="D9D9D9"/>
            </w:tcBorders>
          </w:tcPr>
          <w:p w14:paraId="1E969AA3" w14:textId="77777777" w:rsidR="00B37A0E" w:rsidRDefault="00B37A0E" w:rsidP="00A76533">
            <w:pPr>
              <w:pStyle w:val="TableParagraph"/>
              <w:spacing w:before="106"/>
              <w:ind w:left="88"/>
            </w:pPr>
            <w:r>
              <w:rPr>
                <w:spacing w:val="-2"/>
              </w:rPr>
              <w:t>View graph of last 100 days prices</w:t>
            </w:r>
          </w:p>
        </w:tc>
        <w:tc>
          <w:tcPr>
            <w:tcW w:w="1486" w:type="dxa"/>
            <w:tcBorders>
              <w:top w:val="single" w:sz="8" w:space="0" w:color="D9D9D9"/>
              <w:left w:val="single" w:sz="8" w:space="0" w:color="D9D9D9"/>
              <w:bottom w:val="single" w:sz="8" w:space="0" w:color="D9D9D9"/>
              <w:right w:val="single" w:sz="8" w:space="0" w:color="D9D9D9"/>
            </w:tcBorders>
          </w:tcPr>
          <w:p w14:paraId="12B7111F" w14:textId="77777777" w:rsidR="00B37A0E" w:rsidRDefault="00B37A0E" w:rsidP="00A76533">
            <w:pPr>
              <w:pStyle w:val="TableParagraph"/>
              <w:spacing w:before="106"/>
              <w:ind w:right="22"/>
            </w:pPr>
            <w:r>
              <w:t>5</w:t>
            </w:r>
          </w:p>
        </w:tc>
        <w:tc>
          <w:tcPr>
            <w:tcW w:w="1441" w:type="dxa"/>
            <w:tcBorders>
              <w:top w:val="single" w:sz="8" w:space="0" w:color="D9D9D9"/>
              <w:left w:val="single" w:sz="8" w:space="0" w:color="D9D9D9"/>
              <w:bottom w:val="single" w:sz="8" w:space="0" w:color="D9D9D9"/>
              <w:right w:val="single" w:sz="8" w:space="0" w:color="D9D9D9"/>
            </w:tcBorders>
          </w:tcPr>
          <w:p w14:paraId="141884B1" w14:textId="77777777" w:rsidR="00B37A0E" w:rsidRDefault="00B37A0E" w:rsidP="00A76533">
            <w:pPr>
              <w:pStyle w:val="TableParagraph"/>
              <w:spacing w:before="106"/>
              <w:ind w:right="37"/>
            </w:pPr>
            <w:r>
              <w:t>0</w:t>
            </w:r>
          </w:p>
        </w:tc>
        <w:tc>
          <w:tcPr>
            <w:tcW w:w="886" w:type="dxa"/>
            <w:tcBorders>
              <w:top w:val="single" w:sz="8" w:space="0" w:color="D9D9D9"/>
              <w:left w:val="single" w:sz="8" w:space="0" w:color="D9D9D9"/>
              <w:bottom w:val="single" w:sz="8" w:space="0" w:color="D9D9D9"/>
              <w:right w:val="single" w:sz="8" w:space="0" w:color="D9D9D9"/>
            </w:tcBorders>
          </w:tcPr>
          <w:p w14:paraId="0BA73725" w14:textId="77777777" w:rsidR="00B37A0E" w:rsidRDefault="00B37A0E" w:rsidP="00A76533">
            <w:pPr>
              <w:pStyle w:val="TableParagraph"/>
              <w:spacing w:before="106"/>
              <w:ind w:right="22"/>
            </w:pPr>
            <w:r>
              <w:t>1</w:t>
            </w:r>
          </w:p>
        </w:tc>
        <w:tc>
          <w:tcPr>
            <w:tcW w:w="751" w:type="dxa"/>
            <w:tcBorders>
              <w:top w:val="single" w:sz="8" w:space="0" w:color="D9D9D9"/>
              <w:left w:val="single" w:sz="8" w:space="0" w:color="D9D9D9"/>
              <w:bottom w:val="single" w:sz="8" w:space="0" w:color="D9D9D9"/>
            </w:tcBorders>
          </w:tcPr>
          <w:p w14:paraId="28FB4CCD" w14:textId="77777777" w:rsidR="00B37A0E" w:rsidRDefault="00B37A0E" w:rsidP="00A76533">
            <w:pPr>
              <w:pStyle w:val="TableParagraph"/>
              <w:spacing w:before="106"/>
              <w:ind w:right="37"/>
            </w:pPr>
            <w:r>
              <w:t>4</w:t>
            </w:r>
          </w:p>
        </w:tc>
      </w:tr>
      <w:tr w:rsidR="00B37A0E" w14:paraId="395F6B0C" w14:textId="77777777" w:rsidTr="00A76533">
        <w:trPr>
          <w:trHeight w:val="475"/>
        </w:trPr>
        <w:tc>
          <w:tcPr>
            <w:tcW w:w="5059" w:type="dxa"/>
            <w:tcBorders>
              <w:top w:val="single" w:sz="8" w:space="0" w:color="D9D9D9"/>
              <w:bottom w:val="single" w:sz="8" w:space="0" w:color="D9D9D9"/>
              <w:right w:val="single" w:sz="8" w:space="0" w:color="D9D9D9"/>
            </w:tcBorders>
          </w:tcPr>
          <w:p w14:paraId="577CC1D5" w14:textId="77777777" w:rsidR="00B37A0E" w:rsidRDefault="00B37A0E" w:rsidP="00A76533">
            <w:pPr>
              <w:pStyle w:val="TableParagraph"/>
              <w:spacing w:before="106"/>
              <w:ind w:left="88"/>
            </w:pPr>
            <w:r>
              <w:t>Enter the prediction prices for 3 days</w:t>
            </w:r>
          </w:p>
        </w:tc>
        <w:tc>
          <w:tcPr>
            <w:tcW w:w="1486" w:type="dxa"/>
            <w:tcBorders>
              <w:top w:val="single" w:sz="8" w:space="0" w:color="D9D9D9"/>
              <w:left w:val="single" w:sz="8" w:space="0" w:color="D9D9D9"/>
              <w:bottom w:val="single" w:sz="8" w:space="0" w:color="D9D9D9"/>
              <w:right w:val="single" w:sz="8" w:space="0" w:color="D9D9D9"/>
            </w:tcBorders>
          </w:tcPr>
          <w:p w14:paraId="6824E849" w14:textId="77777777" w:rsidR="00B37A0E" w:rsidRDefault="00B37A0E" w:rsidP="00A76533">
            <w:pPr>
              <w:pStyle w:val="TableParagraph"/>
              <w:spacing w:before="106"/>
              <w:ind w:right="22"/>
            </w:pPr>
            <w:r>
              <w:t>3</w:t>
            </w:r>
          </w:p>
        </w:tc>
        <w:tc>
          <w:tcPr>
            <w:tcW w:w="1441" w:type="dxa"/>
            <w:tcBorders>
              <w:top w:val="single" w:sz="8" w:space="0" w:color="D9D9D9"/>
              <w:left w:val="single" w:sz="8" w:space="0" w:color="D9D9D9"/>
              <w:bottom w:val="single" w:sz="8" w:space="0" w:color="D9D9D9"/>
              <w:right w:val="single" w:sz="8" w:space="0" w:color="D9D9D9"/>
            </w:tcBorders>
          </w:tcPr>
          <w:p w14:paraId="6AF0258A" w14:textId="77777777" w:rsidR="00B37A0E" w:rsidRDefault="00B37A0E" w:rsidP="00A76533">
            <w:pPr>
              <w:pStyle w:val="TableParagraph"/>
              <w:spacing w:before="106"/>
              <w:ind w:right="37"/>
            </w:pPr>
            <w:r>
              <w:t>0</w:t>
            </w:r>
          </w:p>
        </w:tc>
        <w:tc>
          <w:tcPr>
            <w:tcW w:w="886" w:type="dxa"/>
            <w:tcBorders>
              <w:top w:val="single" w:sz="8" w:space="0" w:color="D9D9D9"/>
              <w:left w:val="single" w:sz="8" w:space="0" w:color="D9D9D9"/>
              <w:bottom w:val="single" w:sz="8" w:space="0" w:color="D9D9D9"/>
              <w:right w:val="single" w:sz="8" w:space="0" w:color="D9D9D9"/>
            </w:tcBorders>
          </w:tcPr>
          <w:p w14:paraId="19DD03FD" w14:textId="77777777" w:rsidR="00B37A0E" w:rsidRDefault="00B37A0E" w:rsidP="00A76533">
            <w:pPr>
              <w:pStyle w:val="TableParagraph"/>
              <w:spacing w:before="106"/>
              <w:ind w:right="22"/>
            </w:pPr>
            <w:r>
              <w:t>0</w:t>
            </w:r>
          </w:p>
        </w:tc>
        <w:tc>
          <w:tcPr>
            <w:tcW w:w="751" w:type="dxa"/>
            <w:tcBorders>
              <w:top w:val="single" w:sz="8" w:space="0" w:color="D9D9D9"/>
              <w:left w:val="single" w:sz="8" w:space="0" w:color="D9D9D9"/>
              <w:bottom w:val="single" w:sz="8" w:space="0" w:color="D9D9D9"/>
            </w:tcBorders>
          </w:tcPr>
          <w:p w14:paraId="4EEEC744" w14:textId="77777777" w:rsidR="00B37A0E" w:rsidRDefault="00B37A0E" w:rsidP="00A76533">
            <w:pPr>
              <w:pStyle w:val="TableParagraph"/>
              <w:spacing w:before="106"/>
              <w:ind w:right="37"/>
            </w:pPr>
            <w:r>
              <w:t>3</w:t>
            </w:r>
          </w:p>
        </w:tc>
      </w:tr>
      <w:tr w:rsidR="00B37A0E" w14:paraId="5B64290A" w14:textId="77777777" w:rsidTr="00A76533">
        <w:trPr>
          <w:trHeight w:val="475"/>
        </w:trPr>
        <w:tc>
          <w:tcPr>
            <w:tcW w:w="5059" w:type="dxa"/>
            <w:tcBorders>
              <w:top w:val="single" w:sz="8" w:space="0" w:color="D9D9D9"/>
              <w:bottom w:val="single" w:sz="8" w:space="0" w:color="D9D9D9"/>
              <w:right w:val="single" w:sz="8" w:space="0" w:color="D9D9D9"/>
            </w:tcBorders>
          </w:tcPr>
          <w:p w14:paraId="1C9A820E" w14:textId="77777777" w:rsidR="00B37A0E" w:rsidRDefault="00B37A0E" w:rsidP="00A76533">
            <w:pPr>
              <w:pStyle w:val="TableParagraph"/>
              <w:spacing w:before="106"/>
              <w:ind w:left="88"/>
            </w:pPr>
            <w:r>
              <w:t>Viewing the predicted output</w:t>
            </w:r>
          </w:p>
        </w:tc>
        <w:tc>
          <w:tcPr>
            <w:tcW w:w="1486" w:type="dxa"/>
            <w:tcBorders>
              <w:top w:val="single" w:sz="8" w:space="0" w:color="D9D9D9"/>
              <w:left w:val="single" w:sz="8" w:space="0" w:color="D9D9D9"/>
              <w:bottom w:val="single" w:sz="8" w:space="0" w:color="D9D9D9"/>
              <w:right w:val="single" w:sz="8" w:space="0" w:color="D9D9D9"/>
            </w:tcBorders>
          </w:tcPr>
          <w:p w14:paraId="6E7C0CA1" w14:textId="77777777" w:rsidR="00B37A0E" w:rsidRDefault="00B37A0E" w:rsidP="00A76533">
            <w:pPr>
              <w:pStyle w:val="TableParagraph"/>
              <w:spacing w:before="106"/>
              <w:ind w:right="22"/>
            </w:pPr>
            <w:r>
              <w:t>10</w:t>
            </w:r>
          </w:p>
        </w:tc>
        <w:tc>
          <w:tcPr>
            <w:tcW w:w="1441" w:type="dxa"/>
            <w:tcBorders>
              <w:top w:val="single" w:sz="8" w:space="0" w:color="D9D9D9"/>
              <w:left w:val="single" w:sz="8" w:space="0" w:color="D9D9D9"/>
              <w:bottom w:val="single" w:sz="8" w:space="0" w:color="D9D9D9"/>
              <w:right w:val="single" w:sz="8" w:space="0" w:color="D9D9D9"/>
            </w:tcBorders>
          </w:tcPr>
          <w:p w14:paraId="27FD6983" w14:textId="77777777" w:rsidR="00B37A0E" w:rsidRDefault="00B37A0E" w:rsidP="00A76533">
            <w:pPr>
              <w:pStyle w:val="TableParagraph"/>
              <w:spacing w:before="106"/>
              <w:ind w:right="37"/>
            </w:pPr>
            <w:r>
              <w:t>0</w:t>
            </w:r>
          </w:p>
        </w:tc>
        <w:tc>
          <w:tcPr>
            <w:tcW w:w="886" w:type="dxa"/>
            <w:tcBorders>
              <w:top w:val="single" w:sz="8" w:space="0" w:color="D9D9D9"/>
              <w:left w:val="single" w:sz="8" w:space="0" w:color="D9D9D9"/>
              <w:bottom w:val="single" w:sz="8" w:space="0" w:color="D9D9D9"/>
              <w:right w:val="single" w:sz="8" w:space="0" w:color="D9D9D9"/>
            </w:tcBorders>
          </w:tcPr>
          <w:p w14:paraId="3FC58528" w14:textId="77777777" w:rsidR="00B37A0E" w:rsidRDefault="00B37A0E" w:rsidP="00A76533">
            <w:pPr>
              <w:pStyle w:val="TableParagraph"/>
              <w:spacing w:before="106"/>
              <w:ind w:right="22"/>
            </w:pPr>
            <w:r>
              <w:t>0</w:t>
            </w:r>
          </w:p>
        </w:tc>
        <w:tc>
          <w:tcPr>
            <w:tcW w:w="751" w:type="dxa"/>
            <w:tcBorders>
              <w:top w:val="single" w:sz="8" w:space="0" w:color="D9D9D9"/>
              <w:left w:val="single" w:sz="8" w:space="0" w:color="D9D9D9"/>
              <w:bottom w:val="single" w:sz="8" w:space="0" w:color="D9D9D9"/>
            </w:tcBorders>
          </w:tcPr>
          <w:p w14:paraId="17921CB6" w14:textId="77777777" w:rsidR="00B37A0E" w:rsidRDefault="00B37A0E" w:rsidP="00A76533">
            <w:pPr>
              <w:pStyle w:val="TableParagraph"/>
              <w:spacing w:before="106"/>
              <w:ind w:right="37"/>
            </w:pPr>
            <w:r>
              <w:t>10</w:t>
            </w:r>
          </w:p>
        </w:tc>
      </w:tr>
    </w:tbl>
    <w:p w14:paraId="2C8743F1" w14:textId="77777777" w:rsidR="00B37A0E" w:rsidRDefault="00B37A0E" w:rsidP="00B37A0E"/>
    <w:p w14:paraId="60F6754A" w14:textId="77777777" w:rsidR="00B37A0E" w:rsidRDefault="00B37A0E" w:rsidP="00CB16F8">
      <w:pPr>
        <w:rPr>
          <w:b/>
          <w:bCs/>
          <w:sz w:val="20"/>
          <w:szCs w:val="20"/>
        </w:rPr>
      </w:pPr>
    </w:p>
    <w:p w14:paraId="7348BD2F" w14:textId="488EB8D9" w:rsidR="00B37A0E" w:rsidRDefault="00B37A0E" w:rsidP="00CB16F8">
      <w:pPr>
        <w:rPr>
          <w:b/>
          <w:bCs/>
          <w:sz w:val="20"/>
          <w:szCs w:val="20"/>
        </w:rPr>
      </w:pPr>
    </w:p>
    <w:p w14:paraId="26563194" w14:textId="53B8BEF3" w:rsidR="00B37A0E" w:rsidRDefault="00B37A0E" w:rsidP="00CB16F8">
      <w:pPr>
        <w:rPr>
          <w:b/>
          <w:bCs/>
          <w:sz w:val="20"/>
          <w:szCs w:val="20"/>
        </w:rPr>
      </w:pPr>
    </w:p>
    <w:p w14:paraId="7182555A" w14:textId="30115F2C" w:rsidR="00B37A0E" w:rsidRDefault="00B37A0E" w:rsidP="00CB16F8">
      <w:pPr>
        <w:rPr>
          <w:b/>
          <w:bCs/>
          <w:sz w:val="20"/>
          <w:szCs w:val="20"/>
        </w:rPr>
      </w:pPr>
    </w:p>
    <w:p w14:paraId="257CF008" w14:textId="77777777" w:rsidR="00B37A0E" w:rsidRDefault="00B37A0E" w:rsidP="00CB16F8">
      <w:pPr>
        <w:rPr>
          <w:b/>
          <w:bCs/>
          <w:sz w:val="20"/>
          <w:szCs w:val="20"/>
        </w:rPr>
      </w:pPr>
    </w:p>
    <w:p w14:paraId="3914BB31" w14:textId="6B5E0729" w:rsidR="00363D9D" w:rsidRDefault="00363D9D" w:rsidP="00CB16F8">
      <w:pPr>
        <w:rPr>
          <w:b/>
          <w:bCs/>
          <w:sz w:val="20"/>
          <w:szCs w:val="20"/>
        </w:rPr>
      </w:pPr>
    </w:p>
    <w:p w14:paraId="1145B139" w14:textId="39AC9EF7" w:rsidR="00363D9D" w:rsidRDefault="00363D9D" w:rsidP="00CB16F8">
      <w:pPr>
        <w:rPr>
          <w:b/>
          <w:bCs/>
          <w:sz w:val="20"/>
          <w:szCs w:val="20"/>
        </w:rPr>
      </w:pPr>
    </w:p>
    <w:p w14:paraId="2E5B399B" w14:textId="2F93F89D" w:rsidR="00363D9D" w:rsidRDefault="00363D9D" w:rsidP="00CB16F8">
      <w:pPr>
        <w:rPr>
          <w:b/>
          <w:bCs/>
          <w:sz w:val="20"/>
          <w:szCs w:val="20"/>
        </w:rPr>
      </w:pPr>
    </w:p>
    <w:p w14:paraId="5AB56CF6" w14:textId="096AA231" w:rsidR="00363D9D" w:rsidRDefault="00363D9D" w:rsidP="00CB16F8">
      <w:pPr>
        <w:rPr>
          <w:b/>
          <w:bCs/>
          <w:sz w:val="20"/>
          <w:szCs w:val="20"/>
        </w:rPr>
      </w:pPr>
    </w:p>
    <w:p w14:paraId="5ADCDDB5" w14:textId="0125F630" w:rsidR="00363D9D" w:rsidRDefault="00363D9D" w:rsidP="00CB16F8">
      <w:pPr>
        <w:rPr>
          <w:b/>
          <w:bCs/>
          <w:sz w:val="20"/>
          <w:szCs w:val="20"/>
        </w:rPr>
      </w:pPr>
    </w:p>
    <w:p w14:paraId="28624C95" w14:textId="4D2A58BF" w:rsidR="00363D9D" w:rsidRDefault="00363D9D" w:rsidP="00CB16F8">
      <w:pPr>
        <w:rPr>
          <w:b/>
          <w:bCs/>
          <w:sz w:val="20"/>
          <w:szCs w:val="20"/>
        </w:rPr>
      </w:pPr>
    </w:p>
    <w:p w14:paraId="6C9B800F" w14:textId="3EEE1F40" w:rsidR="00363D9D" w:rsidRDefault="00363D9D" w:rsidP="00CB16F8">
      <w:pPr>
        <w:rPr>
          <w:b/>
          <w:bCs/>
          <w:sz w:val="20"/>
          <w:szCs w:val="20"/>
        </w:rPr>
      </w:pPr>
    </w:p>
    <w:p w14:paraId="5031B55D" w14:textId="290D03B5" w:rsidR="00363D9D" w:rsidRDefault="00363D9D" w:rsidP="00CB16F8">
      <w:pPr>
        <w:rPr>
          <w:b/>
          <w:bCs/>
          <w:sz w:val="20"/>
          <w:szCs w:val="20"/>
        </w:rPr>
      </w:pPr>
    </w:p>
    <w:p w14:paraId="7354111D" w14:textId="2A0D802A" w:rsidR="00363D9D" w:rsidRDefault="00363D9D" w:rsidP="00CB16F8">
      <w:pPr>
        <w:rPr>
          <w:b/>
          <w:bCs/>
          <w:sz w:val="20"/>
          <w:szCs w:val="20"/>
        </w:rPr>
      </w:pPr>
    </w:p>
    <w:p w14:paraId="62FA8FBE" w14:textId="77777777" w:rsidR="00363D9D" w:rsidRDefault="00363D9D" w:rsidP="00CB16F8">
      <w:pPr>
        <w:rPr>
          <w:b/>
          <w:bCs/>
          <w:sz w:val="20"/>
          <w:szCs w:val="20"/>
        </w:rPr>
      </w:pPr>
    </w:p>
    <w:p w14:paraId="1A19B44F" w14:textId="45F78F8F" w:rsidR="00CB16F8" w:rsidRDefault="00CB16F8" w:rsidP="00CB16F8">
      <w:pPr>
        <w:rPr>
          <w:b/>
          <w:bCs/>
          <w:sz w:val="20"/>
          <w:szCs w:val="20"/>
        </w:rPr>
      </w:pPr>
    </w:p>
    <w:p w14:paraId="454B461A" w14:textId="6D959518" w:rsidR="00CB16F8" w:rsidRDefault="00CB16F8" w:rsidP="00CB16F8">
      <w:pPr>
        <w:rPr>
          <w:b/>
          <w:bCs/>
          <w:sz w:val="20"/>
          <w:szCs w:val="20"/>
        </w:rPr>
      </w:pPr>
    </w:p>
    <w:p w14:paraId="1E85A59E" w14:textId="79D990D7" w:rsidR="00CB16F8" w:rsidRDefault="00CB16F8" w:rsidP="00CB16F8">
      <w:pPr>
        <w:rPr>
          <w:b/>
          <w:bCs/>
          <w:sz w:val="20"/>
          <w:szCs w:val="20"/>
        </w:rPr>
      </w:pPr>
    </w:p>
    <w:p w14:paraId="2A968670" w14:textId="45111C9A" w:rsidR="00CB16F8" w:rsidRDefault="00CB16F8" w:rsidP="00CB16F8">
      <w:pPr>
        <w:rPr>
          <w:b/>
          <w:bCs/>
          <w:sz w:val="20"/>
          <w:szCs w:val="20"/>
        </w:rPr>
      </w:pPr>
    </w:p>
    <w:p w14:paraId="3C83148A" w14:textId="0BB7CEBF" w:rsidR="00B37A0E" w:rsidRDefault="00B37A0E" w:rsidP="00CB16F8">
      <w:pPr>
        <w:rPr>
          <w:b/>
          <w:bCs/>
          <w:sz w:val="20"/>
          <w:szCs w:val="20"/>
        </w:rPr>
      </w:pPr>
    </w:p>
    <w:p w14:paraId="25833C59" w14:textId="77777777" w:rsidR="00B37A0E" w:rsidRDefault="00B37A0E" w:rsidP="00CB16F8">
      <w:pPr>
        <w:rPr>
          <w:b/>
          <w:bCs/>
          <w:sz w:val="20"/>
          <w:szCs w:val="20"/>
        </w:rPr>
      </w:pPr>
    </w:p>
    <w:p w14:paraId="387A30C5" w14:textId="2509961B" w:rsidR="00927DFD" w:rsidRDefault="00927DFD" w:rsidP="00927DFD">
      <w:pPr>
        <w:jc w:val="center"/>
        <w:rPr>
          <w:b/>
          <w:bCs/>
          <w:sz w:val="36"/>
          <w:szCs w:val="36"/>
        </w:rPr>
      </w:pPr>
      <w:r w:rsidRPr="00927DFD">
        <w:rPr>
          <w:b/>
          <w:bCs/>
          <w:sz w:val="36"/>
          <w:szCs w:val="36"/>
        </w:rPr>
        <w:t>CHAPTER 9</w:t>
      </w:r>
    </w:p>
    <w:p w14:paraId="1452F912" w14:textId="505A1073" w:rsidR="00927DFD" w:rsidRPr="00927DFD" w:rsidRDefault="00927DFD" w:rsidP="00927DFD">
      <w:pPr>
        <w:pStyle w:val="Heading1"/>
        <w:jc w:val="center"/>
        <w:rPr>
          <w:b/>
          <w:bCs/>
          <w:sz w:val="36"/>
          <w:szCs w:val="36"/>
        </w:rPr>
      </w:pPr>
      <w:bookmarkStart w:id="102" w:name="_Toc119444612"/>
      <w:bookmarkStart w:id="103" w:name="_Toc119791205"/>
      <w:r>
        <w:rPr>
          <w:b/>
          <w:bCs/>
          <w:sz w:val="36"/>
          <w:szCs w:val="36"/>
        </w:rPr>
        <w:t>RESULTS</w:t>
      </w:r>
      <w:bookmarkEnd w:id="102"/>
      <w:bookmarkEnd w:id="103"/>
    </w:p>
    <w:p w14:paraId="64C6DD21" w14:textId="2A763B3A" w:rsidR="00410EF5" w:rsidRPr="00615234" w:rsidRDefault="00927DFD" w:rsidP="00615234">
      <w:pPr>
        <w:pStyle w:val="Heading2"/>
        <w:rPr>
          <w:rFonts w:ascii="Arial" w:hAnsi="Arial" w:cs="Arial"/>
          <w:b/>
          <w:bCs/>
          <w:color w:val="auto"/>
          <w:sz w:val="28"/>
          <w:szCs w:val="28"/>
        </w:rPr>
      </w:pPr>
      <w:bookmarkStart w:id="104" w:name="_Toc119444613"/>
      <w:bookmarkStart w:id="105" w:name="_Toc119791206"/>
      <w:r w:rsidRPr="00927DFD">
        <w:rPr>
          <w:rFonts w:ascii="Arial" w:hAnsi="Arial" w:cs="Arial"/>
          <w:b/>
          <w:bCs/>
          <w:color w:val="auto"/>
          <w:sz w:val="28"/>
          <w:szCs w:val="28"/>
        </w:rPr>
        <w:t>9.1</w:t>
      </w:r>
      <w:r>
        <w:rPr>
          <w:rFonts w:ascii="Arial" w:hAnsi="Arial" w:cs="Arial"/>
          <w:b/>
          <w:bCs/>
          <w:color w:val="auto"/>
          <w:sz w:val="28"/>
          <w:szCs w:val="28"/>
        </w:rPr>
        <w:t xml:space="preserve"> </w:t>
      </w:r>
      <w:r w:rsidRPr="00927DFD">
        <w:rPr>
          <w:rFonts w:ascii="Arial" w:hAnsi="Arial" w:cs="Arial"/>
          <w:b/>
          <w:bCs/>
          <w:color w:val="auto"/>
          <w:sz w:val="28"/>
          <w:szCs w:val="28"/>
        </w:rPr>
        <w:t>Performance Metrics</w:t>
      </w:r>
      <w:bookmarkEnd w:id="104"/>
      <w:bookmarkEnd w:id="105"/>
    </w:p>
    <w:p w14:paraId="5653C70F" w14:textId="6C729319" w:rsidR="00410EF5" w:rsidRDefault="00CB16F8" w:rsidP="00CB16F8">
      <w:r>
        <w:tab/>
        <w:t xml:space="preserve">The performance metric used to measure the model is RMSE (Root Mean Square Error). RMSE is measured on both the prediction on training data and the testing data. </w:t>
      </w:r>
      <w:r w:rsidR="00974F30">
        <w:t xml:space="preserve">Lower the RMSE score, better is the accuracy of the model. </w:t>
      </w:r>
      <w:r>
        <w:t>The results of the RMSE are given in the figure 9.1. From the figure 9.1 it can be observed that the RMSE are quite low. This indicates the model is working better and the predictions are quite accurate.</w:t>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5"/>
        <w:gridCol w:w="2400"/>
        <w:gridCol w:w="3360"/>
        <w:gridCol w:w="2850"/>
      </w:tblGrid>
      <w:tr w:rsidR="00B37A0E" w14:paraId="1F450479" w14:textId="77777777" w:rsidTr="00A76533">
        <w:trPr>
          <w:trHeight w:val="557"/>
        </w:trPr>
        <w:tc>
          <w:tcPr>
            <w:tcW w:w="735" w:type="dxa"/>
          </w:tcPr>
          <w:p w14:paraId="4660B466" w14:textId="77777777" w:rsidR="00B37A0E" w:rsidRDefault="00B37A0E" w:rsidP="00A76533">
            <w:pPr>
              <w:rPr>
                <w:rFonts w:ascii="Calibri" w:eastAsia="Calibri" w:hAnsi="Calibri" w:cs="Calibri"/>
                <w:b/>
              </w:rPr>
            </w:pPr>
            <w:r>
              <w:rPr>
                <w:rFonts w:ascii="Calibri" w:eastAsia="Calibri" w:hAnsi="Calibri" w:cs="Calibri"/>
                <w:b/>
              </w:rPr>
              <w:t>S.No.</w:t>
            </w:r>
          </w:p>
        </w:tc>
        <w:tc>
          <w:tcPr>
            <w:tcW w:w="2400" w:type="dxa"/>
          </w:tcPr>
          <w:p w14:paraId="06F58C38" w14:textId="77777777" w:rsidR="00B37A0E" w:rsidRDefault="00B37A0E" w:rsidP="00A76533">
            <w:pPr>
              <w:rPr>
                <w:rFonts w:ascii="Calibri" w:eastAsia="Calibri" w:hAnsi="Calibri" w:cs="Calibri"/>
                <w:b/>
              </w:rPr>
            </w:pPr>
            <w:r>
              <w:rPr>
                <w:rFonts w:ascii="Calibri" w:eastAsia="Calibri" w:hAnsi="Calibri" w:cs="Calibri"/>
                <w:b/>
              </w:rPr>
              <w:t>Parameter</w:t>
            </w:r>
          </w:p>
        </w:tc>
        <w:tc>
          <w:tcPr>
            <w:tcW w:w="3360" w:type="dxa"/>
          </w:tcPr>
          <w:p w14:paraId="1510E7AF" w14:textId="77777777" w:rsidR="00B37A0E" w:rsidRDefault="00B37A0E" w:rsidP="00A76533">
            <w:pPr>
              <w:rPr>
                <w:rFonts w:ascii="Calibri" w:eastAsia="Calibri" w:hAnsi="Calibri" w:cs="Calibri"/>
                <w:b/>
              </w:rPr>
            </w:pPr>
            <w:r>
              <w:rPr>
                <w:rFonts w:ascii="Calibri" w:eastAsia="Calibri" w:hAnsi="Calibri" w:cs="Calibri"/>
                <w:b/>
              </w:rPr>
              <w:t>Values</w:t>
            </w:r>
          </w:p>
        </w:tc>
        <w:tc>
          <w:tcPr>
            <w:tcW w:w="2850" w:type="dxa"/>
          </w:tcPr>
          <w:p w14:paraId="4494E5E9" w14:textId="77777777" w:rsidR="00B37A0E" w:rsidRDefault="00B37A0E" w:rsidP="00A76533">
            <w:pPr>
              <w:rPr>
                <w:rFonts w:ascii="Calibri" w:eastAsia="Calibri" w:hAnsi="Calibri" w:cs="Calibri"/>
                <w:b/>
              </w:rPr>
            </w:pPr>
            <w:r>
              <w:rPr>
                <w:rFonts w:ascii="Calibri" w:eastAsia="Calibri" w:hAnsi="Calibri" w:cs="Calibri"/>
                <w:b/>
              </w:rPr>
              <w:t>Screenshot</w:t>
            </w:r>
          </w:p>
        </w:tc>
      </w:tr>
      <w:tr w:rsidR="00B37A0E" w14:paraId="5AA68E17" w14:textId="77777777" w:rsidTr="00A76533">
        <w:trPr>
          <w:trHeight w:val="817"/>
        </w:trPr>
        <w:tc>
          <w:tcPr>
            <w:tcW w:w="735" w:type="dxa"/>
          </w:tcPr>
          <w:p w14:paraId="35C94DDB" w14:textId="77777777" w:rsidR="00B37A0E" w:rsidRDefault="00B37A0E" w:rsidP="00B37A0E">
            <w:pPr>
              <w:numPr>
                <w:ilvl w:val="0"/>
                <w:numId w:val="7"/>
              </w:numPr>
              <w:spacing w:after="160" w:line="259" w:lineRule="auto"/>
              <w:ind w:hanging="360"/>
              <w:rPr>
                <w:rFonts w:ascii="Calibri" w:eastAsia="Calibri" w:hAnsi="Calibri" w:cs="Calibri"/>
              </w:rPr>
            </w:pPr>
          </w:p>
        </w:tc>
        <w:tc>
          <w:tcPr>
            <w:tcW w:w="2400" w:type="dxa"/>
          </w:tcPr>
          <w:p w14:paraId="06BC915F" w14:textId="77777777" w:rsidR="00B37A0E" w:rsidRDefault="00B37A0E" w:rsidP="00A76533">
            <w:pPr>
              <w:rPr>
                <w:rFonts w:ascii="Calibri" w:eastAsia="Calibri" w:hAnsi="Calibri" w:cs="Calibri"/>
              </w:rPr>
            </w:pPr>
            <w:r>
              <w:rPr>
                <w:rFonts w:ascii="Calibri" w:eastAsia="Calibri" w:hAnsi="Calibri" w:cs="Calibri"/>
                <w:color w:val="222222"/>
              </w:rPr>
              <w:t>Metrics</w:t>
            </w:r>
          </w:p>
        </w:tc>
        <w:tc>
          <w:tcPr>
            <w:tcW w:w="3360" w:type="dxa"/>
          </w:tcPr>
          <w:p w14:paraId="0B218F94" w14:textId="77777777" w:rsidR="00B37A0E" w:rsidRDefault="00B37A0E" w:rsidP="00A76533">
            <w:pPr>
              <w:rPr>
                <w:rFonts w:ascii="Calibri" w:eastAsia="Calibri" w:hAnsi="Calibri" w:cs="Calibri"/>
                <w:b/>
              </w:rPr>
            </w:pPr>
            <w:r>
              <w:rPr>
                <w:rFonts w:ascii="Calibri" w:eastAsia="Calibri" w:hAnsi="Calibri" w:cs="Calibri"/>
                <w:b/>
              </w:rPr>
              <w:t>Regression Model:</w:t>
            </w:r>
            <w:r>
              <w:rPr>
                <w:rFonts w:ascii="Calibri" w:eastAsia="Calibri" w:hAnsi="Calibri" w:cs="Calibri"/>
              </w:rPr>
              <w:br/>
              <w:t>RMSE – 1.39</w:t>
            </w:r>
          </w:p>
        </w:tc>
        <w:tc>
          <w:tcPr>
            <w:tcW w:w="2850" w:type="dxa"/>
          </w:tcPr>
          <w:p w14:paraId="218DDEBC" w14:textId="77777777" w:rsidR="00B37A0E" w:rsidRDefault="00B37A0E" w:rsidP="00A76533">
            <w:pPr>
              <w:rPr>
                <w:rFonts w:ascii="Calibri" w:eastAsia="Calibri" w:hAnsi="Calibri" w:cs="Calibri"/>
              </w:rPr>
            </w:pPr>
            <w:r w:rsidRPr="00D30778">
              <w:rPr>
                <w:rFonts w:ascii="Calibri" w:eastAsia="Calibri" w:hAnsi="Calibri" w:cs="Calibri"/>
                <w:noProof/>
              </w:rPr>
              <w:drawing>
                <wp:inline distT="0" distB="0" distL="0" distR="0" wp14:anchorId="66EAB39D" wp14:editId="54F98B50">
                  <wp:extent cx="1672590" cy="968375"/>
                  <wp:effectExtent l="0" t="0" r="381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72590" cy="968375"/>
                          </a:xfrm>
                          <a:prstGeom prst="rect">
                            <a:avLst/>
                          </a:prstGeom>
                        </pic:spPr>
                      </pic:pic>
                    </a:graphicData>
                  </a:graphic>
                </wp:inline>
              </w:drawing>
            </w:r>
          </w:p>
        </w:tc>
      </w:tr>
      <w:tr w:rsidR="00B37A0E" w14:paraId="2AB117CC" w14:textId="77777777" w:rsidTr="00A76533">
        <w:trPr>
          <w:trHeight w:val="817"/>
        </w:trPr>
        <w:tc>
          <w:tcPr>
            <w:tcW w:w="735" w:type="dxa"/>
          </w:tcPr>
          <w:p w14:paraId="42A5E03F" w14:textId="77777777" w:rsidR="00B37A0E" w:rsidRDefault="00B37A0E" w:rsidP="00B37A0E">
            <w:pPr>
              <w:numPr>
                <w:ilvl w:val="0"/>
                <w:numId w:val="7"/>
              </w:numPr>
              <w:spacing w:after="160" w:line="259" w:lineRule="auto"/>
              <w:ind w:hanging="360"/>
              <w:rPr>
                <w:rFonts w:ascii="Calibri" w:eastAsia="Calibri" w:hAnsi="Calibri" w:cs="Calibri"/>
              </w:rPr>
            </w:pPr>
          </w:p>
        </w:tc>
        <w:tc>
          <w:tcPr>
            <w:tcW w:w="2400" w:type="dxa"/>
          </w:tcPr>
          <w:p w14:paraId="7098AD32" w14:textId="77777777" w:rsidR="00B37A0E" w:rsidRDefault="00B37A0E" w:rsidP="00A76533">
            <w:pPr>
              <w:rPr>
                <w:rFonts w:ascii="Calibri" w:eastAsia="Calibri" w:hAnsi="Calibri" w:cs="Calibri"/>
              </w:rPr>
            </w:pPr>
            <w:r>
              <w:rPr>
                <w:rFonts w:ascii="Calibri" w:eastAsia="Calibri" w:hAnsi="Calibri" w:cs="Calibri"/>
                <w:color w:val="222222"/>
              </w:rPr>
              <w:t>Tune the Model</w:t>
            </w:r>
          </w:p>
        </w:tc>
        <w:tc>
          <w:tcPr>
            <w:tcW w:w="3360" w:type="dxa"/>
          </w:tcPr>
          <w:p w14:paraId="2C394EFA" w14:textId="77777777" w:rsidR="00B37A0E" w:rsidRDefault="00B37A0E" w:rsidP="00A76533">
            <w:pPr>
              <w:rPr>
                <w:rFonts w:ascii="Calibri" w:eastAsia="Calibri" w:hAnsi="Calibri" w:cs="Calibri"/>
              </w:rPr>
            </w:pPr>
            <w:r>
              <w:rPr>
                <w:rFonts w:ascii="Calibri" w:eastAsia="Calibri" w:hAnsi="Calibri" w:cs="Calibri"/>
              </w:rPr>
              <w:t>Hyperparameter Tuning – window size = 3</w:t>
            </w:r>
            <w:r>
              <w:rPr>
                <w:rFonts w:ascii="Calibri" w:eastAsia="Calibri" w:hAnsi="Calibri" w:cs="Calibri"/>
              </w:rPr>
              <w:br/>
              <w:t>Validation Method – using test set</w:t>
            </w:r>
            <w:r>
              <w:rPr>
                <w:rFonts w:ascii="Calibri" w:eastAsia="Calibri" w:hAnsi="Calibri" w:cs="Calibri"/>
              </w:rPr>
              <w:br/>
            </w:r>
          </w:p>
        </w:tc>
        <w:tc>
          <w:tcPr>
            <w:tcW w:w="2850" w:type="dxa"/>
          </w:tcPr>
          <w:p w14:paraId="2D979162" w14:textId="77777777" w:rsidR="00B37A0E" w:rsidRDefault="00B37A0E" w:rsidP="00A76533">
            <w:pPr>
              <w:rPr>
                <w:rFonts w:ascii="Calibri" w:eastAsia="Calibri" w:hAnsi="Calibri" w:cs="Calibri"/>
              </w:rPr>
            </w:pPr>
            <w:r w:rsidRPr="00D30778">
              <w:rPr>
                <w:rFonts w:ascii="Calibri" w:eastAsia="Calibri" w:hAnsi="Calibri" w:cs="Calibri"/>
              </w:rPr>
              <w:drawing>
                <wp:inline distT="0" distB="0" distL="0" distR="0" wp14:anchorId="046270E1" wp14:editId="4F912208">
                  <wp:extent cx="1672590" cy="968375"/>
                  <wp:effectExtent l="0" t="0" r="381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72590" cy="968375"/>
                          </a:xfrm>
                          <a:prstGeom prst="rect">
                            <a:avLst/>
                          </a:prstGeom>
                        </pic:spPr>
                      </pic:pic>
                    </a:graphicData>
                  </a:graphic>
                </wp:inline>
              </w:drawing>
            </w:r>
          </w:p>
        </w:tc>
      </w:tr>
    </w:tbl>
    <w:p w14:paraId="18020594" w14:textId="091A05E4" w:rsidR="00615234" w:rsidRPr="00CB16F8" w:rsidRDefault="00615234" w:rsidP="00CB16F8">
      <w:pPr>
        <w:jc w:val="center"/>
      </w:pPr>
    </w:p>
    <w:p w14:paraId="210EACE3" w14:textId="749BCC85" w:rsidR="00927DFD" w:rsidRPr="00410EF5" w:rsidRDefault="00410EF5" w:rsidP="00410EF5">
      <w:pPr>
        <w:jc w:val="center"/>
        <w:rPr>
          <w:b/>
          <w:bCs/>
        </w:rPr>
      </w:pPr>
      <w:r w:rsidRPr="00410EF5">
        <w:rPr>
          <w:b/>
          <w:bCs/>
        </w:rPr>
        <w:t>Figure 9.1 – Performance Metrics</w:t>
      </w:r>
    </w:p>
    <w:p w14:paraId="7C37ECA9" w14:textId="58F94C46" w:rsidR="00004A1F" w:rsidRDefault="00004A1F" w:rsidP="00927DFD"/>
    <w:p w14:paraId="6EF002A0" w14:textId="233CBBE9" w:rsidR="00363D9D" w:rsidRDefault="00363D9D" w:rsidP="00927DFD"/>
    <w:p w14:paraId="6C019104" w14:textId="03DE9640" w:rsidR="00363D9D" w:rsidRDefault="00363D9D" w:rsidP="00927DFD"/>
    <w:p w14:paraId="0D36B70C" w14:textId="3EA2B348" w:rsidR="00363D9D" w:rsidRDefault="00363D9D" w:rsidP="00927DFD"/>
    <w:p w14:paraId="02C49DF6" w14:textId="5C4309CA" w:rsidR="00363D9D" w:rsidRDefault="00363D9D" w:rsidP="00927DFD"/>
    <w:p w14:paraId="12DB7E86" w14:textId="4C0555EF" w:rsidR="00363D9D" w:rsidRDefault="00363D9D" w:rsidP="00927DFD"/>
    <w:p w14:paraId="03BE9808" w14:textId="04C938F4" w:rsidR="00363D9D" w:rsidRDefault="00363D9D" w:rsidP="00927DFD"/>
    <w:p w14:paraId="369AA555" w14:textId="78AAAA44" w:rsidR="00363D9D" w:rsidRDefault="00363D9D" w:rsidP="00927DFD"/>
    <w:p w14:paraId="4652FA40" w14:textId="21FFA9FD" w:rsidR="00363D9D" w:rsidRDefault="00363D9D" w:rsidP="00927DFD"/>
    <w:p w14:paraId="682912F1" w14:textId="2BA5A0FB" w:rsidR="00363D9D" w:rsidRDefault="00363D9D" w:rsidP="00927DFD"/>
    <w:p w14:paraId="0C1D960D" w14:textId="4E8BC7C6" w:rsidR="00363D9D" w:rsidRDefault="00363D9D" w:rsidP="00927DFD"/>
    <w:p w14:paraId="637BE5D2" w14:textId="47726F2C" w:rsidR="00363D9D" w:rsidRDefault="00363D9D" w:rsidP="00927DFD"/>
    <w:p w14:paraId="0C1FBF0F" w14:textId="7EF8008C" w:rsidR="00363D9D" w:rsidRDefault="00363D9D" w:rsidP="00927DFD"/>
    <w:p w14:paraId="0B39E4F6" w14:textId="1D72206C" w:rsidR="00363D9D" w:rsidRDefault="00363D9D" w:rsidP="00927DFD"/>
    <w:p w14:paraId="3E52978A" w14:textId="563655AB" w:rsidR="00363D9D" w:rsidRDefault="00363D9D" w:rsidP="00927DFD"/>
    <w:p w14:paraId="7D815483" w14:textId="03C36443" w:rsidR="00363D9D" w:rsidRDefault="00363D9D" w:rsidP="00927DFD"/>
    <w:p w14:paraId="79EA0932" w14:textId="4A8E3174" w:rsidR="00363D9D" w:rsidRDefault="00363D9D" w:rsidP="00927DFD"/>
    <w:p w14:paraId="4C0C1B43" w14:textId="722A5E8B" w:rsidR="00363D9D" w:rsidRDefault="00363D9D" w:rsidP="00927DFD"/>
    <w:p w14:paraId="7615DB1E" w14:textId="77777777" w:rsidR="00363D9D" w:rsidRDefault="00363D9D" w:rsidP="00927DFD"/>
    <w:p w14:paraId="7A196241" w14:textId="3ADB5DA9" w:rsidR="005151B8" w:rsidRDefault="005151B8" w:rsidP="00927DFD"/>
    <w:p w14:paraId="5260E08A" w14:textId="5641F17C" w:rsidR="005151B8" w:rsidRPr="005151B8" w:rsidRDefault="005151B8" w:rsidP="005151B8">
      <w:pPr>
        <w:jc w:val="center"/>
        <w:rPr>
          <w:b/>
          <w:bCs/>
          <w:sz w:val="36"/>
          <w:szCs w:val="36"/>
        </w:rPr>
      </w:pPr>
      <w:r w:rsidRPr="005151B8">
        <w:rPr>
          <w:b/>
          <w:bCs/>
          <w:sz w:val="36"/>
          <w:szCs w:val="36"/>
        </w:rPr>
        <w:t xml:space="preserve">CHAPTER 10 </w:t>
      </w:r>
    </w:p>
    <w:p w14:paraId="472A06FA" w14:textId="3BB9755B" w:rsidR="005151B8" w:rsidRDefault="005151B8" w:rsidP="005151B8">
      <w:pPr>
        <w:pStyle w:val="Heading1"/>
        <w:jc w:val="center"/>
        <w:rPr>
          <w:b/>
          <w:bCs/>
          <w:sz w:val="36"/>
          <w:szCs w:val="36"/>
        </w:rPr>
      </w:pPr>
      <w:bookmarkStart w:id="106" w:name="_Toc119444614"/>
      <w:bookmarkStart w:id="107" w:name="_Toc119791207"/>
      <w:r w:rsidRPr="005151B8">
        <w:rPr>
          <w:b/>
          <w:bCs/>
          <w:sz w:val="36"/>
          <w:szCs w:val="36"/>
        </w:rPr>
        <w:t>PROS AND CONS</w:t>
      </w:r>
      <w:bookmarkEnd w:id="106"/>
      <w:bookmarkEnd w:id="107"/>
    </w:p>
    <w:p w14:paraId="59128D30" w14:textId="05DB68C7" w:rsidR="005151B8" w:rsidRDefault="00AF573F" w:rsidP="00AF573F">
      <w:pPr>
        <w:pStyle w:val="Heading2"/>
        <w:rPr>
          <w:rFonts w:ascii="Arial" w:hAnsi="Arial" w:cs="Arial"/>
          <w:b/>
          <w:bCs/>
          <w:color w:val="auto"/>
          <w:sz w:val="28"/>
          <w:szCs w:val="28"/>
        </w:rPr>
      </w:pPr>
      <w:bookmarkStart w:id="108" w:name="_Toc119444615"/>
      <w:bookmarkStart w:id="109" w:name="_Toc119445000"/>
      <w:bookmarkStart w:id="110" w:name="_Toc119791208"/>
      <w:r w:rsidRPr="00AF573F">
        <w:rPr>
          <w:rFonts w:ascii="Arial" w:hAnsi="Arial" w:cs="Arial"/>
          <w:b/>
          <w:bCs/>
          <w:color w:val="auto"/>
          <w:sz w:val="28"/>
          <w:szCs w:val="28"/>
        </w:rPr>
        <w:t>10.1 Pros</w:t>
      </w:r>
      <w:bookmarkEnd w:id="108"/>
      <w:bookmarkEnd w:id="109"/>
      <w:bookmarkEnd w:id="110"/>
    </w:p>
    <w:p w14:paraId="5EA3FF19" w14:textId="5740C4F0" w:rsidR="00B87051" w:rsidRDefault="00B87051" w:rsidP="00B87051">
      <w:pPr>
        <w:pStyle w:val="ListParagraph"/>
        <w:numPr>
          <w:ilvl w:val="0"/>
          <w:numId w:val="6"/>
        </w:numPr>
      </w:pPr>
      <w:r>
        <w:t xml:space="preserve">The application we have created is user friendly </w:t>
      </w:r>
    </w:p>
    <w:p w14:paraId="1569385E" w14:textId="253DFA68" w:rsidR="00B87051" w:rsidRDefault="00B87051" w:rsidP="00B87051">
      <w:pPr>
        <w:pStyle w:val="ListParagraph"/>
        <w:numPr>
          <w:ilvl w:val="0"/>
          <w:numId w:val="6"/>
        </w:numPr>
      </w:pPr>
      <w:r>
        <w:t xml:space="preserve">This </w:t>
      </w:r>
      <w:r w:rsidR="006D168C">
        <w:t>application</w:t>
      </w:r>
      <w:r>
        <w:t xml:space="preserve"> is flexible as user can choose the way they need to </w:t>
      </w:r>
      <w:r w:rsidR="006D168C">
        <w:t>predict</w:t>
      </w:r>
      <w:r>
        <w:t xml:space="preserve"> the price </w:t>
      </w:r>
    </w:p>
    <w:p w14:paraId="6AD00D1E" w14:textId="7F40149B" w:rsidR="00B87051" w:rsidRDefault="006D168C" w:rsidP="00B87051">
      <w:pPr>
        <w:pStyle w:val="ListParagraph"/>
        <w:numPr>
          <w:ilvl w:val="0"/>
          <w:numId w:val="6"/>
        </w:numPr>
      </w:pPr>
      <w:r>
        <w:t>U</w:t>
      </w:r>
      <w:r w:rsidR="00B87051">
        <w:t>ser</w:t>
      </w:r>
      <w:r>
        <w:t xml:space="preserve"> can either give crude oil prices of any three continues dates or can get the latest predicted price of crude oil</w:t>
      </w:r>
    </w:p>
    <w:p w14:paraId="6662EEDF" w14:textId="07C005FD" w:rsidR="006B52D8" w:rsidRDefault="006B52D8" w:rsidP="006B52D8">
      <w:pPr>
        <w:pStyle w:val="Heading2"/>
        <w:rPr>
          <w:rFonts w:ascii="Arial" w:hAnsi="Arial" w:cs="Arial"/>
          <w:b/>
          <w:bCs/>
          <w:color w:val="auto"/>
          <w:sz w:val="28"/>
          <w:szCs w:val="28"/>
        </w:rPr>
      </w:pPr>
      <w:bookmarkStart w:id="111" w:name="_Toc119444616"/>
      <w:bookmarkStart w:id="112" w:name="_Toc119445001"/>
      <w:bookmarkStart w:id="113" w:name="_Toc119791209"/>
      <w:r w:rsidRPr="006B52D8">
        <w:rPr>
          <w:rFonts w:ascii="Arial" w:hAnsi="Arial" w:cs="Arial"/>
          <w:b/>
          <w:bCs/>
          <w:color w:val="auto"/>
          <w:sz w:val="28"/>
          <w:szCs w:val="28"/>
        </w:rPr>
        <w:t>10.2 Cons</w:t>
      </w:r>
      <w:bookmarkEnd w:id="111"/>
      <w:bookmarkEnd w:id="112"/>
      <w:bookmarkEnd w:id="113"/>
    </w:p>
    <w:p w14:paraId="092A0D20" w14:textId="51EDC994" w:rsidR="00363D9D" w:rsidRPr="0070233B" w:rsidRDefault="00B87051" w:rsidP="0070233B">
      <w:pPr>
        <w:ind w:firstLine="720"/>
      </w:pPr>
      <w:r>
        <w:t xml:space="preserve">As the data used in this project is not up to date the prices the model predicted will not be applicable for using in real world crude oil price prediction </w:t>
      </w:r>
    </w:p>
    <w:p w14:paraId="7B653D3E" w14:textId="77777777" w:rsidR="00363D9D" w:rsidRDefault="00363D9D" w:rsidP="00893687">
      <w:pPr>
        <w:jc w:val="center"/>
        <w:rPr>
          <w:b/>
          <w:bCs/>
          <w:sz w:val="36"/>
          <w:szCs w:val="36"/>
        </w:rPr>
      </w:pPr>
    </w:p>
    <w:p w14:paraId="251BB88E" w14:textId="51742331" w:rsidR="00A31FC5" w:rsidRDefault="005151B8" w:rsidP="00893687">
      <w:pPr>
        <w:jc w:val="center"/>
        <w:rPr>
          <w:b/>
          <w:bCs/>
          <w:sz w:val="36"/>
          <w:szCs w:val="36"/>
        </w:rPr>
      </w:pPr>
      <w:r w:rsidRPr="00A31FC5">
        <w:rPr>
          <w:b/>
          <w:bCs/>
          <w:sz w:val="36"/>
          <w:szCs w:val="36"/>
        </w:rPr>
        <w:t>CHAPTER 11</w:t>
      </w:r>
    </w:p>
    <w:p w14:paraId="0609A202" w14:textId="459191B8" w:rsidR="00764DC0" w:rsidRPr="00825807" w:rsidRDefault="00A31FC5" w:rsidP="00825807">
      <w:pPr>
        <w:pStyle w:val="Heading1"/>
        <w:jc w:val="center"/>
        <w:rPr>
          <w:b/>
          <w:bCs/>
          <w:sz w:val="36"/>
          <w:szCs w:val="36"/>
        </w:rPr>
      </w:pPr>
      <w:bookmarkStart w:id="114" w:name="_Toc119444617"/>
      <w:bookmarkStart w:id="115" w:name="_Toc119791210"/>
      <w:r>
        <w:rPr>
          <w:b/>
          <w:bCs/>
          <w:sz w:val="36"/>
          <w:szCs w:val="36"/>
        </w:rPr>
        <w:t>CONCLUSION</w:t>
      </w:r>
      <w:bookmarkEnd w:id="114"/>
      <w:bookmarkEnd w:id="115"/>
    </w:p>
    <w:p w14:paraId="08CE94B5" w14:textId="33D0B579" w:rsidR="00764DC0" w:rsidRDefault="00CB16F8" w:rsidP="00764DC0">
      <w:r>
        <w:tab/>
        <w:t>The prediction system works using the model that is built by combination of LSTM and GRU</w:t>
      </w:r>
      <w:r w:rsidR="00974F30">
        <w:t>. The RMSE score for both the training and testing data is quite low. This shows that the accuracy of the model is good. A website is served using flask framework, which helps to enable the users to interact with the model. It helps the user to see the current predicted price the crude oil. And it helps to do prediction for manually entered crude oil closing price values.</w:t>
      </w:r>
    </w:p>
    <w:p w14:paraId="3DE7C67E" w14:textId="7FB6923B" w:rsidR="00764DC0" w:rsidRDefault="00764DC0" w:rsidP="00764DC0"/>
    <w:p w14:paraId="1A14E60F" w14:textId="2ECA9468" w:rsidR="00764DC0" w:rsidRDefault="00764DC0" w:rsidP="00764DC0"/>
    <w:p w14:paraId="2CAC3425" w14:textId="65594B87" w:rsidR="00764DC0" w:rsidRDefault="00764DC0" w:rsidP="00764DC0"/>
    <w:p w14:paraId="2DB35CF3" w14:textId="5501A720" w:rsidR="00764DC0" w:rsidRDefault="00764DC0" w:rsidP="00764DC0"/>
    <w:p w14:paraId="3B755017" w14:textId="1E8E578D" w:rsidR="00764DC0" w:rsidRDefault="00764DC0" w:rsidP="00764DC0"/>
    <w:p w14:paraId="55C183DA" w14:textId="7BEC34E8" w:rsidR="00764DC0" w:rsidRDefault="00764DC0" w:rsidP="00764DC0"/>
    <w:p w14:paraId="2FB6AC02" w14:textId="0DF188CB" w:rsidR="00764DC0" w:rsidRDefault="00764DC0" w:rsidP="00764DC0"/>
    <w:p w14:paraId="061992D7" w14:textId="1E22F356" w:rsidR="00764DC0" w:rsidRDefault="00764DC0" w:rsidP="00764DC0"/>
    <w:p w14:paraId="3DDDEAAE" w14:textId="0580F725" w:rsidR="00764DC0" w:rsidRDefault="00764DC0" w:rsidP="00764DC0"/>
    <w:p w14:paraId="3F96096D" w14:textId="79F48345" w:rsidR="00764DC0" w:rsidRDefault="00764DC0" w:rsidP="00764DC0"/>
    <w:p w14:paraId="345CE4C1" w14:textId="6AC08F29" w:rsidR="00764DC0" w:rsidRDefault="00764DC0" w:rsidP="00764DC0"/>
    <w:p w14:paraId="784109EF" w14:textId="72270132" w:rsidR="00764DC0" w:rsidRDefault="00764DC0" w:rsidP="00764DC0"/>
    <w:p w14:paraId="5D65C03E" w14:textId="238CE5B7" w:rsidR="00764DC0" w:rsidRDefault="00764DC0" w:rsidP="00764DC0"/>
    <w:p w14:paraId="6F555320" w14:textId="3762F4ED" w:rsidR="00764DC0" w:rsidRDefault="00764DC0" w:rsidP="00764DC0"/>
    <w:p w14:paraId="2142D2ED" w14:textId="77777777" w:rsidR="00A22392" w:rsidRDefault="00A22392" w:rsidP="00A22392">
      <w:pPr>
        <w:rPr>
          <w:b/>
          <w:bCs/>
          <w:sz w:val="36"/>
          <w:szCs w:val="36"/>
        </w:rPr>
      </w:pPr>
    </w:p>
    <w:p w14:paraId="3D49B6F9" w14:textId="77777777" w:rsidR="00A22392" w:rsidRDefault="00A22392" w:rsidP="00A22392">
      <w:pPr>
        <w:rPr>
          <w:b/>
          <w:bCs/>
          <w:sz w:val="36"/>
          <w:szCs w:val="36"/>
        </w:rPr>
      </w:pPr>
    </w:p>
    <w:p w14:paraId="50947B01" w14:textId="77777777" w:rsidR="00A22392" w:rsidRDefault="00A22392" w:rsidP="00A22392">
      <w:pPr>
        <w:rPr>
          <w:b/>
          <w:bCs/>
          <w:sz w:val="36"/>
          <w:szCs w:val="36"/>
        </w:rPr>
      </w:pPr>
    </w:p>
    <w:p w14:paraId="638C8CC9" w14:textId="33AB6027" w:rsidR="00764DC0" w:rsidRDefault="00764DC0" w:rsidP="00A22392">
      <w:pPr>
        <w:jc w:val="center"/>
        <w:rPr>
          <w:b/>
          <w:bCs/>
          <w:sz w:val="36"/>
          <w:szCs w:val="36"/>
        </w:rPr>
      </w:pPr>
      <w:r w:rsidRPr="00764DC0">
        <w:rPr>
          <w:b/>
          <w:bCs/>
          <w:sz w:val="36"/>
          <w:szCs w:val="36"/>
        </w:rPr>
        <w:t>CHAPTER 12</w:t>
      </w:r>
    </w:p>
    <w:p w14:paraId="4E19B782" w14:textId="2A51A282" w:rsidR="00764DC0" w:rsidRPr="00F84579" w:rsidRDefault="00764DC0" w:rsidP="00F84579">
      <w:pPr>
        <w:pStyle w:val="Heading1"/>
        <w:jc w:val="center"/>
        <w:rPr>
          <w:b/>
          <w:bCs/>
          <w:sz w:val="36"/>
          <w:szCs w:val="36"/>
        </w:rPr>
      </w:pPr>
      <w:bookmarkStart w:id="116" w:name="_Toc119444618"/>
      <w:bookmarkStart w:id="117" w:name="_Toc119791211"/>
      <w:r>
        <w:rPr>
          <w:b/>
          <w:bCs/>
          <w:sz w:val="36"/>
          <w:szCs w:val="36"/>
        </w:rPr>
        <w:t>FUTURE WORKS</w:t>
      </w:r>
      <w:bookmarkEnd w:id="116"/>
      <w:bookmarkEnd w:id="117"/>
    </w:p>
    <w:p w14:paraId="0CA8DC58" w14:textId="4FB26F3C" w:rsidR="00764DC0" w:rsidRDefault="00974F30" w:rsidP="00363D9D">
      <w:pPr>
        <w:jc w:val="both"/>
      </w:pPr>
      <w:r>
        <w:t>The model currently cannot update the prices to the current data automatically. Web automation can be enables to let the system update its database to current prices. And the model can be retrained on the updated data.</w:t>
      </w:r>
    </w:p>
    <w:p w14:paraId="0D9F12E7" w14:textId="2AA4EC41" w:rsidR="00764DC0" w:rsidRDefault="00764DC0" w:rsidP="00764DC0"/>
    <w:p w14:paraId="14084645" w14:textId="1C7C7194" w:rsidR="00764DC0" w:rsidRDefault="00764DC0" w:rsidP="00764DC0"/>
    <w:p w14:paraId="145851FD" w14:textId="747185B8" w:rsidR="00764DC0" w:rsidRDefault="00764DC0" w:rsidP="00A22392">
      <w:pPr>
        <w:jc w:val="center"/>
        <w:rPr>
          <w:b/>
          <w:bCs/>
          <w:sz w:val="36"/>
          <w:szCs w:val="36"/>
        </w:rPr>
      </w:pPr>
      <w:r w:rsidRPr="00764DC0">
        <w:rPr>
          <w:b/>
          <w:bCs/>
          <w:sz w:val="36"/>
          <w:szCs w:val="36"/>
        </w:rPr>
        <w:t>CHAPTER 13</w:t>
      </w:r>
    </w:p>
    <w:p w14:paraId="73FC489B" w14:textId="76D48C0E" w:rsidR="00764DC0" w:rsidRPr="004C1066" w:rsidRDefault="00764DC0" w:rsidP="004C1066">
      <w:pPr>
        <w:pStyle w:val="Heading1"/>
        <w:jc w:val="center"/>
        <w:rPr>
          <w:b/>
          <w:bCs/>
          <w:sz w:val="36"/>
          <w:szCs w:val="36"/>
        </w:rPr>
      </w:pPr>
      <w:bookmarkStart w:id="118" w:name="_Toc119444619"/>
      <w:bookmarkStart w:id="119" w:name="_Toc119791212"/>
      <w:r>
        <w:rPr>
          <w:b/>
          <w:bCs/>
          <w:sz w:val="36"/>
          <w:szCs w:val="36"/>
        </w:rPr>
        <w:t>APPENDIX</w:t>
      </w:r>
      <w:bookmarkEnd w:id="118"/>
      <w:bookmarkEnd w:id="119"/>
    </w:p>
    <w:p w14:paraId="764D3402" w14:textId="44BD70F1" w:rsidR="00010808" w:rsidRDefault="00764DC0" w:rsidP="00A22392">
      <w:pPr>
        <w:pStyle w:val="Heading2"/>
        <w:rPr>
          <w:rFonts w:ascii="Arial" w:hAnsi="Arial" w:cs="Arial"/>
          <w:b/>
          <w:bCs/>
          <w:color w:val="auto"/>
          <w:sz w:val="28"/>
          <w:szCs w:val="28"/>
        </w:rPr>
      </w:pPr>
      <w:bookmarkStart w:id="120" w:name="_Toc119444620"/>
      <w:bookmarkStart w:id="121" w:name="_Toc119791213"/>
      <w:r w:rsidRPr="00764DC0">
        <w:rPr>
          <w:rFonts w:ascii="Arial" w:hAnsi="Arial" w:cs="Arial"/>
          <w:b/>
          <w:bCs/>
          <w:color w:val="auto"/>
          <w:sz w:val="28"/>
          <w:szCs w:val="28"/>
        </w:rPr>
        <w:t>13.1 Source Code</w:t>
      </w:r>
      <w:bookmarkEnd w:id="120"/>
      <w:bookmarkEnd w:id="121"/>
    </w:p>
    <w:p w14:paraId="32A2A7EB" w14:textId="67CD0C18" w:rsidR="00974F30" w:rsidRDefault="00974F30" w:rsidP="00974F30">
      <w:r>
        <w:t>App.py</w:t>
      </w:r>
    </w:p>
    <w:p w14:paraId="7226098A" w14:textId="3AEB365D"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8A0DF"/>
          <w:sz w:val="21"/>
          <w:szCs w:val="21"/>
          <w:lang w:val="en-IN"/>
        </w:rPr>
        <w:t>from</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C8C8C8"/>
          <w:sz w:val="21"/>
          <w:szCs w:val="21"/>
          <w:lang w:val="en-IN"/>
        </w:rPr>
        <w:t>flask</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D8A0DF"/>
          <w:sz w:val="21"/>
          <w:szCs w:val="21"/>
          <w:lang w:val="en-IN"/>
        </w:rPr>
        <w:t>import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4EC9B0"/>
          <w:sz w:val="21"/>
          <w:szCs w:val="21"/>
          <w:lang w:val="en-IN"/>
        </w:rPr>
        <w:t>Flask</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DCDCAA"/>
          <w:sz w:val="21"/>
          <w:szCs w:val="21"/>
          <w:lang w:val="en-IN"/>
        </w:rPr>
        <w:t>render_template</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DCDCAA"/>
          <w:sz w:val="21"/>
          <w:szCs w:val="21"/>
          <w:lang w:val="en-IN"/>
        </w:rPr>
        <w:t>url_for</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DCDCAA"/>
          <w:sz w:val="21"/>
          <w:szCs w:val="21"/>
          <w:lang w:val="en-IN"/>
        </w:rPr>
        <w:t>flash</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request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DCDCAA"/>
          <w:sz w:val="21"/>
          <w:szCs w:val="21"/>
          <w:lang w:val="en-IN"/>
        </w:rPr>
        <w:t>redirect</w:t>
      </w:r>
    </w:p>
    <w:p w14:paraId="3848EA0B"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8A0DF"/>
          <w:sz w:val="21"/>
          <w:szCs w:val="21"/>
          <w:lang w:val="en-IN"/>
        </w:rPr>
        <w:t>import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C8C8C8"/>
          <w:sz w:val="21"/>
          <w:szCs w:val="21"/>
          <w:lang w:val="en-IN"/>
        </w:rPr>
        <w:t>pandas</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D8A0DF"/>
          <w:sz w:val="21"/>
          <w:szCs w:val="21"/>
          <w:lang w:val="en-IN"/>
        </w:rPr>
        <w:t>as</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C8C8C8"/>
          <w:sz w:val="21"/>
          <w:szCs w:val="21"/>
          <w:lang w:val="en-IN"/>
        </w:rPr>
        <w:t>pd</w:t>
      </w:r>
    </w:p>
    <w:p w14:paraId="60478C06"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8A0DF"/>
          <w:sz w:val="21"/>
          <w:szCs w:val="21"/>
          <w:lang w:val="en-IN"/>
        </w:rPr>
        <w:t>from</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C8C8C8"/>
          <w:sz w:val="21"/>
          <w:szCs w:val="21"/>
          <w:lang w:val="en-IN"/>
        </w:rPr>
        <w:t>sklearn</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C8C8C8"/>
          <w:sz w:val="21"/>
          <w:szCs w:val="21"/>
          <w:lang w:val="en-IN"/>
        </w:rPr>
        <w:t>preprocessing</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D8A0DF"/>
          <w:sz w:val="21"/>
          <w:szCs w:val="21"/>
          <w:lang w:val="en-IN"/>
        </w:rPr>
        <w:t>import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4EC9B0"/>
          <w:sz w:val="21"/>
          <w:szCs w:val="21"/>
          <w:lang w:val="en-IN"/>
        </w:rPr>
        <w:t>MinMaxScaler</w:t>
      </w:r>
    </w:p>
    <w:p w14:paraId="33D3AED4"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8A0DF"/>
          <w:sz w:val="21"/>
          <w:szCs w:val="21"/>
          <w:lang w:val="en-IN"/>
        </w:rPr>
        <w:t>import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C8C8C8"/>
          <w:sz w:val="21"/>
          <w:szCs w:val="21"/>
          <w:lang w:val="en-IN"/>
        </w:rPr>
        <w:t>requests</w:t>
      </w:r>
    </w:p>
    <w:p w14:paraId="5AE6BD07"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p>
    <w:p w14:paraId="60EE905B"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9CDCFE"/>
          <w:sz w:val="21"/>
          <w:szCs w:val="21"/>
          <w:lang w:val="en-IN"/>
        </w:rPr>
        <w:t>app</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4EC9B0"/>
          <w:sz w:val="21"/>
          <w:szCs w:val="21"/>
          <w:lang w:val="en-IN"/>
        </w:rPr>
        <w:t>Flask</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CDCFE"/>
          <w:sz w:val="21"/>
          <w:szCs w:val="21"/>
          <w:lang w:val="en-IN"/>
        </w:rPr>
        <w:t>__name__</w:t>
      </w:r>
      <w:r w:rsidRPr="00974F30">
        <w:rPr>
          <w:rFonts w:ascii="Consolas" w:eastAsia="Times New Roman" w:hAnsi="Consolas" w:cs="Times New Roman"/>
          <w:color w:val="B4B4B4"/>
          <w:sz w:val="21"/>
          <w:szCs w:val="21"/>
          <w:lang w:val="en-IN"/>
        </w:rPr>
        <w:t>)</w:t>
      </w:r>
    </w:p>
    <w:p w14:paraId="3B24D298"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9CDCFE"/>
          <w:sz w:val="21"/>
          <w:szCs w:val="21"/>
          <w:lang w:val="en-IN"/>
        </w:rPr>
        <w:t>app</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config</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SECRET KEY</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a5d6n3j4k5l6k7mn342nw3</w:t>
      </w:r>
      <w:r w:rsidRPr="00974F30">
        <w:rPr>
          <w:rFonts w:ascii="Consolas" w:eastAsia="Times New Roman" w:hAnsi="Consolas" w:cs="Times New Roman"/>
          <w:color w:val="E8C9BB"/>
          <w:sz w:val="21"/>
          <w:szCs w:val="21"/>
          <w:lang w:val="en-IN"/>
        </w:rPr>
        <w:t>"</w:t>
      </w:r>
    </w:p>
    <w:p w14:paraId="0EAFDB67"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p>
    <w:p w14:paraId="0B80AB27"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57A64A"/>
          <w:sz w:val="21"/>
          <w:szCs w:val="21"/>
          <w:lang w:val="en-IN"/>
        </w:rPr>
        <w:t xml:space="preserve"># </w:t>
      </w:r>
      <w:r w:rsidRPr="00974F30">
        <w:rPr>
          <w:rFonts w:ascii="Consolas" w:eastAsia="Times New Roman" w:hAnsi="Consolas" w:cs="Times New Roman"/>
          <w:color w:val="569CD6"/>
          <w:sz w:val="21"/>
          <w:szCs w:val="21"/>
          <w:lang w:val="en-IN"/>
        </w:rPr>
        <w:t>NOTE</w:t>
      </w:r>
      <w:r w:rsidRPr="00974F30">
        <w:rPr>
          <w:rFonts w:ascii="Consolas" w:eastAsia="Times New Roman" w:hAnsi="Consolas" w:cs="Times New Roman"/>
          <w:color w:val="57A64A"/>
          <w:sz w:val="21"/>
          <w:szCs w:val="21"/>
          <w:lang w:val="en-IN"/>
        </w:rPr>
        <w:t>: you must manually set API_KEY below using information retrieved from your IBM Cloud account.</w:t>
      </w:r>
    </w:p>
    <w:p w14:paraId="6232BB80"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C8C8C8"/>
          <w:sz w:val="21"/>
          <w:szCs w:val="21"/>
          <w:lang w:val="en-IN"/>
        </w:rPr>
        <w:t>API_KEY</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AR9lZEewgN6dKPbjnLA46dB-sTUsO08rbIs_8BarVNXc</w:t>
      </w:r>
      <w:r w:rsidRPr="00974F30">
        <w:rPr>
          <w:rFonts w:ascii="Consolas" w:eastAsia="Times New Roman" w:hAnsi="Consolas" w:cs="Times New Roman"/>
          <w:color w:val="E8C9BB"/>
          <w:sz w:val="21"/>
          <w:szCs w:val="21"/>
          <w:lang w:val="en-IN"/>
        </w:rPr>
        <w:t>"</w:t>
      </w:r>
    </w:p>
    <w:p w14:paraId="4F501084"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9CDCFE"/>
          <w:sz w:val="21"/>
          <w:szCs w:val="21"/>
          <w:lang w:val="en-IN"/>
        </w:rPr>
        <w:t>token_response</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C8C8C8"/>
          <w:sz w:val="21"/>
          <w:szCs w:val="21"/>
          <w:lang w:val="en-IN"/>
        </w:rPr>
        <w:t>requests</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CDCAA"/>
          <w:sz w:val="21"/>
          <w:szCs w:val="21"/>
          <w:lang w:val="en-IN"/>
        </w:rPr>
        <w:t>post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https://iam.cloud.ibm.com/identity/token</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A9A9A"/>
          <w:sz w:val="21"/>
          <w:szCs w:val="21"/>
          <w:lang w:val="en-IN"/>
        </w:rPr>
        <w:t>data</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apikey</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p>
    <w:p w14:paraId="4D966AD3"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w:t>
      </w:r>
      <w:r w:rsidRPr="00974F30">
        <w:rPr>
          <w:rFonts w:ascii="Consolas" w:eastAsia="Times New Roman" w:hAnsi="Consolas" w:cs="Times New Roman"/>
          <w:color w:val="C8C8C8"/>
          <w:sz w:val="21"/>
          <w:szCs w:val="21"/>
          <w:lang w:val="en-IN"/>
        </w:rPr>
        <w:t>API_KEY</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grant_type</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urn:ibm:params:oauth:grant-type:apikey</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p>
    <w:p w14:paraId="1E8CF673"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9CDCFE"/>
          <w:sz w:val="21"/>
          <w:szCs w:val="21"/>
          <w:lang w:val="en-IN"/>
        </w:rPr>
        <w:t>mltoken</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token_response</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CDCAA"/>
          <w:sz w:val="21"/>
          <w:szCs w:val="21"/>
          <w:lang w:val="en-IN"/>
        </w:rPr>
        <w:t>json</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access_token</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p>
    <w:p w14:paraId="20D74C6E"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p>
    <w:p w14:paraId="7E9BE9B4"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9CDCFE"/>
          <w:sz w:val="21"/>
          <w:szCs w:val="21"/>
          <w:lang w:val="en-IN"/>
        </w:rPr>
        <w:t>header</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Content-Type</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application/json</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Authorization</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 xml:space="preserve">Bearer </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mltoken</w:t>
      </w:r>
      <w:r w:rsidRPr="00974F30">
        <w:rPr>
          <w:rFonts w:ascii="Consolas" w:eastAsia="Times New Roman" w:hAnsi="Consolas" w:cs="Times New Roman"/>
          <w:color w:val="B4B4B4"/>
          <w:sz w:val="21"/>
          <w:szCs w:val="21"/>
          <w:lang w:val="en-IN"/>
        </w:rPr>
        <w:t>}</w:t>
      </w:r>
    </w:p>
    <w:p w14:paraId="3E61A51D"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p>
    <w:p w14:paraId="430813CA"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9CDCFE"/>
          <w:sz w:val="21"/>
          <w:szCs w:val="21"/>
          <w:lang w:val="en-IN"/>
        </w:rPr>
        <w:t>file</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dataset</w:t>
      </w:r>
      <w:r w:rsidRPr="00974F30">
        <w:rPr>
          <w:rFonts w:ascii="Consolas" w:eastAsia="Times New Roman" w:hAnsi="Consolas" w:cs="Times New Roman"/>
          <w:color w:val="FFD68F"/>
          <w:sz w:val="21"/>
          <w:szCs w:val="21"/>
          <w:lang w:val="en-IN"/>
        </w:rPr>
        <w:t>\\</w:t>
      </w:r>
      <w:r w:rsidRPr="00974F30">
        <w:rPr>
          <w:rFonts w:ascii="Consolas" w:eastAsia="Times New Roman" w:hAnsi="Consolas" w:cs="Times New Roman"/>
          <w:color w:val="CE9178"/>
          <w:sz w:val="21"/>
          <w:szCs w:val="21"/>
          <w:lang w:val="en-IN"/>
        </w:rPr>
        <w:t>Crude Oil Prices Daily.xlsx</w:t>
      </w:r>
      <w:r w:rsidRPr="00974F30">
        <w:rPr>
          <w:rFonts w:ascii="Consolas" w:eastAsia="Times New Roman" w:hAnsi="Consolas" w:cs="Times New Roman"/>
          <w:color w:val="E8C9BB"/>
          <w:sz w:val="21"/>
          <w:szCs w:val="21"/>
          <w:lang w:val="en-IN"/>
        </w:rPr>
        <w:t>"</w:t>
      </w:r>
    </w:p>
    <w:p w14:paraId="27EC0673"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9CDCFE"/>
          <w:sz w:val="21"/>
          <w:szCs w:val="21"/>
          <w:lang w:val="en-IN"/>
        </w:rPr>
        <w:t>df</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C8C8C8"/>
          <w:sz w:val="21"/>
          <w:szCs w:val="21"/>
          <w:lang w:val="en-IN"/>
        </w:rPr>
        <w:t>pd</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CDCAA"/>
          <w:sz w:val="21"/>
          <w:szCs w:val="21"/>
          <w:lang w:val="en-IN"/>
        </w:rPr>
        <w:t>read_excel</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CDCFE"/>
          <w:sz w:val="21"/>
          <w:szCs w:val="21"/>
          <w:lang w:val="en-IN"/>
        </w:rPr>
        <w:t>file</w:t>
      </w:r>
      <w:r w:rsidRPr="00974F30">
        <w:rPr>
          <w:rFonts w:ascii="Consolas" w:eastAsia="Times New Roman" w:hAnsi="Consolas" w:cs="Times New Roman"/>
          <w:color w:val="B4B4B4"/>
          <w:sz w:val="21"/>
          <w:szCs w:val="21"/>
          <w:lang w:val="en-IN"/>
        </w:rPr>
        <w:t>)</w:t>
      </w:r>
    </w:p>
    <w:p w14:paraId="24C029FE"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9CDCFE"/>
          <w:sz w:val="21"/>
          <w:szCs w:val="21"/>
          <w:lang w:val="en-IN"/>
        </w:rPr>
        <w:t>df</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Closing Value</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CDCAA"/>
          <w:sz w:val="21"/>
          <w:szCs w:val="21"/>
          <w:lang w:val="en-IN"/>
        </w:rPr>
        <w:t>fillna</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CDCFE"/>
          <w:sz w:val="21"/>
          <w:szCs w:val="21"/>
          <w:lang w:val="en-IN"/>
        </w:rPr>
        <w:t>df</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Closing Value</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CDCAA"/>
          <w:sz w:val="21"/>
          <w:szCs w:val="21"/>
          <w:lang w:val="en-IN"/>
        </w:rPr>
        <w:t>mean</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A9A9A"/>
          <w:sz w:val="21"/>
          <w:szCs w:val="21"/>
          <w:lang w:val="en-IN"/>
        </w:rPr>
        <w:t>inplace</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569CD6"/>
          <w:sz w:val="21"/>
          <w:szCs w:val="21"/>
          <w:lang w:val="en-IN"/>
        </w:rPr>
        <w:t>True</w:t>
      </w:r>
      <w:r w:rsidRPr="00974F30">
        <w:rPr>
          <w:rFonts w:ascii="Consolas" w:eastAsia="Times New Roman" w:hAnsi="Consolas" w:cs="Times New Roman"/>
          <w:color w:val="B4B4B4"/>
          <w:sz w:val="21"/>
          <w:szCs w:val="21"/>
          <w:lang w:val="en-IN"/>
        </w:rPr>
        <w:t>)</w:t>
      </w:r>
    </w:p>
    <w:p w14:paraId="7B17C24C"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9CDCFE"/>
          <w:sz w:val="21"/>
          <w:szCs w:val="21"/>
          <w:lang w:val="en-IN"/>
        </w:rPr>
        <w:t>x</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df</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Closing Value</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values</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CDCAA"/>
          <w:sz w:val="21"/>
          <w:szCs w:val="21"/>
          <w:lang w:val="en-IN"/>
        </w:rPr>
        <w:t>reshape</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B5CEA8"/>
          <w:sz w:val="21"/>
          <w:szCs w:val="21"/>
          <w:lang w:val="en-IN"/>
        </w:rPr>
        <w:t>1</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B5CEA8"/>
          <w:sz w:val="21"/>
          <w:szCs w:val="21"/>
          <w:lang w:val="en-IN"/>
        </w:rPr>
        <w:t>1</w:t>
      </w:r>
      <w:r w:rsidRPr="00974F30">
        <w:rPr>
          <w:rFonts w:ascii="Consolas" w:eastAsia="Times New Roman" w:hAnsi="Consolas" w:cs="Times New Roman"/>
          <w:color w:val="B4B4B4"/>
          <w:sz w:val="21"/>
          <w:szCs w:val="21"/>
          <w:lang w:val="en-IN"/>
        </w:rPr>
        <w:t>)</w:t>
      </w:r>
    </w:p>
    <w:p w14:paraId="5985D352"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p>
    <w:p w14:paraId="7E08D869"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57A64A"/>
          <w:sz w:val="21"/>
          <w:szCs w:val="21"/>
          <w:lang w:val="en-IN"/>
        </w:rPr>
        <w:t xml:space="preserve"># normalising </w:t>
      </w:r>
    </w:p>
    <w:p w14:paraId="34633C5D"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9CDCFE"/>
          <w:sz w:val="21"/>
          <w:szCs w:val="21"/>
          <w:lang w:val="en-IN"/>
        </w:rPr>
        <w:t>scaler</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4EC9B0"/>
          <w:sz w:val="21"/>
          <w:szCs w:val="21"/>
          <w:lang w:val="en-IN"/>
        </w:rPr>
        <w:t>MinMaxScaler</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A9A9A"/>
          <w:sz w:val="21"/>
          <w:szCs w:val="21"/>
          <w:lang w:val="en-IN"/>
        </w:rPr>
        <w:t>feature_range</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B5CEA8"/>
          <w:sz w:val="21"/>
          <w:szCs w:val="21"/>
          <w:lang w:val="en-IN"/>
        </w:rPr>
        <w:t>0</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B5CEA8"/>
          <w:sz w:val="21"/>
          <w:szCs w:val="21"/>
          <w:lang w:val="en-IN"/>
        </w:rPr>
        <w:t>1</w:t>
      </w:r>
      <w:r w:rsidRPr="00974F30">
        <w:rPr>
          <w:rFonts w:ascii="Consolas" w:eastAsia="Times New Roman" w:hAnsi="Consolas" w:cs="Times New Roman"/>
          <w:color w:val="B4B4B4"/>
          <w:sz w:val="21"/>
          <w:szCs w:val="21"/>
          <w:lang w:val="en-IN"/>
        </w:rPr>
        <w:t>))</w:t>
      </w:r>
    </w:p>
    <w:p w14:paraId="5E0F9E50"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9CDCFE"/>
          <w:sz w:val="21"/>
          <w:szCs w:val="21"/>
          <w:lang w:val="en-IN"/>
        </w:rPr>
        <w:t>x</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scaler</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CDCAA"/>
          <w:sz w:val="21"/>
          <w:szCs w:val="21"/>
          <w:lang w:val="en-IN"/>
        </w:rPr>
        <w:t>fit_transform</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CDCFE"/>
          <w:sz w:val="21"/>
          <w:szCs w:val="21"/>
          <w:lang w:val="en-IN"/>
        </w:rPr>
        <w:t>x</w:t>
      </w:r>
      <w:r w:rsidRPr="00974F30">
        <w:rPr>
          <w:rFonts w:ascii="Consolas" w:eastAsia="Times New Roman" w:hAnsi="Consolas" w:cs="Times New Roman"/>
          <w:color w:val="B4B4B4"/>
          <w:sz w:val="21"/>
          <w:szCs w:val="21"/>
          <w:lang w:val="en-IN"/>
        </w:rPr>
        <w:t>)</w:t>
      </w:r>
    </w:p>
    <w:p w14:paraId="18395DCC"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p>
    <w:p w14:paraId="6BD022D0"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CDCFE"/>
          <w:sz w:val="21"/>
          <w:szCs w:val="21"/>
          <w:lang w:val="en-IN"/>
        </w:rPr>
        <w:t>app</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CDCAA"/>
          <w:sz w:val="21"/>
          <w:szCs w:val="21"/>
          <w:lang w:val="en-IN"/>
        </w:rPr>
        <w:t>route</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57A64A"/>
          <w:sz w:val="21"/>
          <w:szCs w:val="21"/>
          <w:lang w:val="en-IN"/>
        </w:rPr>
        <w:t>#home route</w:t>
      </w:r>
    </w:p>
    <w:p w14:paraId="2AD47F3F"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569CD6"/>
          <w:sz w:val="21"/>
          <w:szCs w:val="21"/>
          <w:lang w:val="en-IN"/>
        </w:rPr>
        <w:t>def</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DCDCAA"/>
          <w:sz w:val="21"/>
          <w:szCs w:val="21"/>
          <w:lang w:val="en-IN"/>
        </w:rPr>
        <w:t>home</w:t>
      </w:r>
      <w:r w:rsidRPr="00974F30">
        <w:rPr>
          <w:rFonts w:ascii="Consolas" w:eastAsia="Times New Roman" w:hAnsi="Consolas" w:cs="Times New Roman"/>
          <w:color w:val="B4B4B4"/>
          <w:sz w:val="21"/>
          <w:szCs w:val="21"/>
          <w:lang w:val="en-IN"/>
        </w:rPr>
        <w:t>():</w:t>
      </w:r>
    </w:p>
    <w:p w14:paraId="35226D21"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57A64A"/>
          <w:sz w:val="21"/>
          <w:szCs w:val="21"/>
          <w:lang w:val="en-IN"/>
        </w:rPr>
        <w:t># dataset = [</w:t>
      </w:r>
    </w:p>
    <w:p w14:paraId="04C14B48"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57A64A"/>
          <w:sz w:val="21"/>
          <w:szCs w:val="21"/>
          <w:lang w:val="en-IN"/>
        </w:rPr>
        <w:t>#     ('1',1),</w:t>
      </w:r>
    </w:p>
    <w:p w14:paraId="0671B6CB"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57A64A"/>
          <w:sz w:val="21"/>
          <w:szCs w:val="21"/>
          <w:lang w:val="en-IN"/>
        </w:rPr>
        <w:t>#     ('2',2),</w:t>
      </w:r>
    </w:p>
    <w:p w14:paraId="537E2E9C"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57A64A"/>
          <w:sz w:val="21"/>
          <w:szCs w:val="21"/>
          <w:lang w:val="en-IN"/>
        </w:rPr>
        <w:t>#     ('3',3),</w:t>
      </w:r>
    </w:p>
    <w:p w14:paraId="2ACEFE99"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57A64A"/>
          <w:sz w:val="21"/>
          <w:szCs w:val="21"/>
          <w:lang w:val="en-IN"/>
        </w:rPr>
        <w:t>#     ('4',4),</w:t>
      </w:r>
    </w:p>
    <w:p w14:paraId="620A0AF2"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57A64A"/>
          <w:sz w:val="21"/>
          <w:szCs w:val="21"/>
          <w:lang w:val="en-IN"/>
        </w:rPr>
        <w:t>#     ('5',5)</w:t>
      </w:r>
    </w:p>
    <w:p w14:paraId="3652DE2D"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57A64A"/>
          <w:sz w:val="21"/>
          <w:szCs w:val="21"/>
          <w:lang w:val="en-IN"/>
        </w:rPr>
        <w:t># ]</w:t>
      </w:r>
    </w:p>
    <w:p w14:paraId="24222C48"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57A64A"/>
          <w:sz w:val="21"/>
          <w:szCs w:val="21"/>
          <w:lang w:val="en-IN"/>
        </w:rPr>
        <w:t># labels = [row[0] for row in dataset]</w:t>
      </w:r>
    </w:p>
    <w:p w14:paraId="4E098805"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57A64A"/>
          <w:sz w:val="21"/>
          <w:szCs w:val="21"/>
          <w:lang w:val="en-IN"/>
        </w:rPr>
        <w:t># values = [row[1] for row in dataset]</w:t>
      </w:r>
    </w:p>
    <w:p w14:paraId="5EB3F4B1"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labels</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values</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DCDCAA"/>
          <w:sz w:val="21"/>
          <w:szCs w:val="21"/>
          <w:lang w:val="en-IN"/>
        </w:rPr>
        <w:t>getCrudeOilData</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B5CEA8"/>
          <w:sz w:val="21"/>
          <w:szCs w:val="21"/>
          <w:lang w:val="en-IN"/>
        </w:rPr>
        <w:t>100</w:t>
      </w:r>
      <w:r w:rsidRPr="00974F30">
        <w:rPr>
          <w:rFonts w:ascii="Consolas" w:eastAsia="Times New Roman" w:hAnsi="Consolas" w:cs="Times New Roman"/>
          <w:color w:val="B4B4B4"/>
          <w:sz w:val="21"/>
          <w:szCs w:val="21"/>
          <w:lang w:val="en-IN"/>
        </w:rPr>
        <w:t>)</w:t>
      </w:r>
    </w:p>
    <w:p w14:paraId="38BF1214"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curr</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DCDCAA"/>
          <w:sz w:val="21"/>
          <w:szCs w:val="21"/>
          <w:lang w:val="en-IN"/>
        </w:rPr>
        <w:t>getCrudeOilPriceCloud</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CDCFE"/>
          <w:sz w:val="21"/>
          <w:szCs w:val="21"/>
          <w:lang w:val="en-IN"/>
        </w:rPr>
        <w:t>values</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B5CEA8"/>
          <w:sz w:val="21"/>
          <w:szCs w:val="21"/>
          <w:lang w:val="en-IN"/>
        </w:rPr>
        <w:t>3</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CDCFE"/>
          <w:sz w:val="21"/>
          <w:szCs w:val="21"/>
          <w:lang w:val="en-IN"/>
        </w:rPr>
        <w:t>values</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B5CEA8"/>
          <w:sz w:val="21"/>
          <w:szCs w:val="21"/>
          <w:lang w:val="en-IN"/>
        </w:rPr>
        <w:t>2</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CDCFE"/>
          <w:sz w:val="21"/>
          <w:szCs w:val="21"/>
          <w:lang w:val="en-IN"/>
        </w:rPr>
        <w:t>values</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B5CEA8"/>
          <w:sz w:val="21"/>
          <w:szCs w:val="21"/>
          <w:lang w:val="en-IN"/>
        </w:rPr>
        <w:t>1</w:t>
      </w:r>
      <w:r w:rsidRPr="00974F30">
        <w:rPr>
          <w:rFonts w:ascii="Consolas" w:eastAsia="Times New Roman" w:hAnsi="Consolas" w:cs="Times New Roman"/>
          <w:color w:val="B4B4B4"/>
          <w:sz w:val="21"/>
          <w:szCs w:val="21"/>
          <w:lang w:val="en-IN"/>
        </w:rPr>
        <w:t>]])</w:t>
      </w:r>
    </w:p>
    <w:p w14:paraId="152552B3"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D8A0DF"/>
          <w:sz w:val="21"/>
          <w:szCs w:val="21"/>
          <w:lang w:val="en-IN"/>
        </w:rPr>
        <w:t>return</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DCDCAA"/>
          <w:sz w:val="21"/>
          <w:szCs w:val="21"/>
          <w:lang w:val="en-IN"/>
        </w:rPr>
        <w:t>render_template</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main_page.html</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A9A9A"/>
          <w:sz w:val="21"/>
          <w:szCs w:val="21"/>
          <w:lang w:val="en-IN"/>
        </w:rPr>
        <w:t>labels</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CDCFE"/>
          <w:sz w:val="21"/>
          <w:szCs w:val="21"/>
          <w:lang w:val="en-IN"/>
        </w:rPr>
        <w:t>labels</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A9A9A"/>
          <w:sz w:val="21"/>
          <w:szCs w:val="21"/>
          <w:lang w:val="en-IN"/>
        </w:rPr>
        <w:t>values</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CDCFE"/>
          <w:sz w:val="21"/>
          <w:szCs w:val="21"/>
          <w:lang w:val="en-IN"/>
        </w:rPr>
        <w:t>values</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A9A9A"/>
          <w:sz w:val="21"/>
          <w:szCs w:val="21"/>
          <w:lang w:val="en-IN"/>
        </w:rPr>
        <w:t>current_price</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CDCFE"/>
          <w:sz w:val="21"/>
          <w:szCs w:val="21"/>
          <w:lang w:val="en-IN"/>
        </w:rPr>
        <w:t>curr</w:t>
      </w:r>
      <w:r w:rsidRPr="00974F30">
        <w:rPr>
          <w:rFonts w:ascii="Consolas" w:eastAsia="Times New Roman" w:hAnsi="Consolas" w:cs="Times New Roman"/>
          <w:color w:val="B4B4B4"/>
          <w:sz w:val="21"/>
          <w:szCs w:val="21"/>
          <w:lang w:val="en-IN"/>
        </w:rPr>
        <w:t>)</w:t>
      </w:r>
    </w:p>
    <w:p w14:paraId="53E250CD"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p>
    <w:p w14:paraId="2C42B605"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CDCFE"/>
          <w:sz w:val="21"/>
          <w:szCs w:val="21"/>
          <w:lang w:val="en-IN"/>
        </w:rPr>
        <w:t>app</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CDCAA"/>
          <w:sz w:val="21"/>
          <w:szCs w:val="21"/>
          <w:lang w:val="en-IN"/>
        </w:rPr>
        <w:t>route</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/predict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A9A9A"/>
          <w:sz w:val="21"/>
          <w:szCs w:val="21"/>
          <w:lang w:val="en-IN"/>
        </w:rPr>
        <w:t>methods</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GET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POST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p>
    <w:p w14:paraId="164DA6B9"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569CD6"/>
          <w:sz w:val="21"/>
          <w:szCs w:val="21"/>
          <w:lang w:val="en-IN"/>
        </w:rPr>
        <w:t>def</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DCDCAA"/>
          <w:sz w:val="21"/>
          <w:szCs w:val="21"/>
          <w:lang w:val="en-IN"/>
        </w:rPr>
        <w:t>predictPage</w:t>
      </w:r>
      <w:r w:rsidRPr="00974F30">
        <w:rPr>
          <w:rFonts w:ascii="Consolas" w:eastAsia="Times New Roman" w:hAnsi="Consolas" w:cs="Times New Roman"/>
          <w:color w:val="B4B4B4"/>
          <w:sz w:val="21"/>
          <w:szCs w:val="21"/>
          <w:lang w:val="en-IN"/>
        </w:rPr>
        <w:t>():</w:t>
      </w:r>
    </w:p>
    <w:p w14:paraId="3C01D6EE"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D8A0DF"/>
          <w:sz w:val="21"/>
          <w:szCs w:val="21"/>
          <w:lang w:val="en-IN"/>
        </w:rPr>
        <w:t>if</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request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method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POST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p>
    <w:p w14:paraId="2D9F4C7E"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day1</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request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form</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day-1</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p>
    <w:p w14:paraId="5346440E"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day2</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request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form</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day-2</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p>
    <w:p w14:paraId="49ADB576"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day3</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request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form</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day-3</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p>
    <w:p w14:paraId="28174AAF"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D8A0DF"/>
          <w:sz w:val="21"/>
          <w:szCs w:val="21"/>
          <w:lang w:val="en-IN"/>
        </w:rPr>
        <w:t>if</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569CD6"/>
          <w:sz w:val="21"/>
          <w:szCs w:val="21"/>
          <w:lang w:val="en-IN"/>
        </w:rPr>
        <w:t>not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day1</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569CD6"/>
          <w:sz w:val="21"/>
          <w:szCs w:val="21"/>
          <w:lang w:val="en-IN"/>
        </w:rPr>
        <w:t>or</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569CD6"/>
          <w:sz w:val="21"/>
          <w:szCs w:val="21"/>
          <w:lang w:val="en-IN"/>
        </w:rPr>
        <w:t>not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day2</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569CD6"/>
          <w:sz w:val="21"/>
          <w:szCs w:val="21"/>
          <w:lang w:val="en-IN"/>
        </w:rPr>
        <w:t>or</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569CD6"/>
          <w:sz w:val="21"/>
          <w:szCs w:val="21"/>
          <w:lang w:val="en-IN"/>
        </w:rPr>
        <w:t>not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day3</w:t>
      </w:r>
      <w:r w:rsidRPr="00974F30">
        <w:rPr>
          <w:rFonts w:ascii="Consolas" w:eastAsia="Times New Roman" w:hAnsi="Consolas" w:cs="Times New Roman"/>
          <w:color w:val="B4B4B4"/>
          <w:sz w:val="21"/>
          <w:szCs w:val="21"/>
          <w:lang w:val="en-IN"/>
        </w:rPr>
        <w:t>:</w:t>
      </w:r>
    </w:p>
    <w:p w14:paraId="2098D4BF"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DCDCAA"/>
          <w:sz w:val="21"/>
          <w:szCs w:val="21"/>
          <w:lang w:val="en-IN"/>
        </w:rPr>
        <w:t>flash</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Enter all the past 3 days value</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p>
    <w:p w14:paraId="22266D91"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D8A0DF"/>
          <w:sz w:val="21"/>
          <w:szCs w:val="21"/>
          <w:lang w:val="en-IN"/>
        </w:rPr>
        <w:t>else</w:t>
      </w:r>
      <w:r w:rsidRPr="00974F30">
        <w:rPr>
          <w:rFonts w:ascii="Consolas" w:eastAsia="Times New Roman" w:hAnsi="Consolas" w:cs="Times New Roman"/>
          <w:color w:val="B4B4B4"/>
          <w:sz w:val="21"/>
          <w:szCs w:val="21"/>
          <w:lang w:val="en-IN"/>
        </w:rPr>
        <w:t>:</w:t>
      </w:r>
    </w:p>
    <w:p w14:paraId="374626C6"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day1</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day2</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day3</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4EC9B0"/>
          <w:sz w:val="21"/>
          <w:szCs w:val="21"/>
          <w:lang w:val="en-IN"/>
        </w:rPr>
        <w:t>float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CDCFE"/>
          <w:sz w:val="21"/>
          <w:szCs w:val="21"/>
          <w:lang w:val="en-IN"/>
        </w:rPr>
        <w:t>day1</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4EC9B0"/>
          <w:sz w:val="21"/>
          <w:szCs w:val="21"/>
          <w:lang w:val="en-IN"/>
        </w:rPr>
        <w:t>float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CDCFE"/>
          <w:sz w:val="21"/>
          <w:szCs w:val="21"/>
          <w:lang w:val="en-IN"/>
        </w:rPr>
        <w:t>day2</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4EC9B0"/>
          <w:sz w:val="21"/>
          <w:szCs w:val="21"/>
          <w:lang w:val="en-IN"/>
        </w:rPr>
        <w:t>float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CDCFE"/>
          <w:sz w:val="21"/>
          <w:szCs w:val="21"/>
          <w:lang w:val="en-IN"/>
        </w:rPr>
        <w:t>day3</w:t>
      </w:r>
      <w:r w:rsidRPr="00974F30">
        <w:rPr>
          <w:rFonts w:ascii="Consolas" w:eastAsia="Times New Roman" w:hAnsi="Consolas" w:cs="Times New Roman"/>
          <w:color w:val="B4B4B4"/>
          <w:sz w:val="21"/>
          <w:szCs w:val="21"/>
          <w:lang w:val="en-IN"/>
        </w:rPr>
        <w:t>)</w:t>
      </w:r>
    </w:p>
    <w:p w14:paraId="194A3E44"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57A64A"/>
          <w:sz w:val="21"/>
          <w:szCs w:val="21"/>
          <w:lang w:val="en-IN"/>
        </w:rPr>
        <w:t># price = getCurrentCrudeOilPrice([day1, day2, day3])</w:t>
      </w:r>
    </w:p>
    <w:p w14:paraId="5043835B"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price</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DCDCAA"/>
          <w:sz w:val="21"/>
          <w:szCs w:val="21"/>
          <w:lang w:val="en-IN"/>
        </w:rPr>
        <w:t>getCrudeOilPriceCloud</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CDCFE"/>
          <w:sz w:val="21"/>
          <w:szCs w:val="21"/>
          <w:lang w:val="en-IN"/>
        </w:rPr>
        <w:t>day1</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day2</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day3</w:t>
      </w:r>
      <w:r w:rsidRPr="00974F30">
        <w:rPr>
          <w:rFonts w:ascii="Consolas" w:eastAsia="Times New Roman" w:hAnsi="Consolas" w:cs="Times New Roman"/>
          <w:color w:val="B4B4B4"/>
          <w:sz w:val="21"/>
          <w:szCs w:val="21"/>
          <w:lang w:val="en-IN"/>
        </w:rPr>
        <w:t>])</w:t>
      </w:r>
    </w:p>
    <w:p w14:paraId="49130CEE"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D8A0DF"/>
          <w:sz w:val="21"/>
          <w:szCs w:val="21"/>
          <w:lang w:val="en-IN"/>
        </w:rPr>
        <w:t>return</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DCDCAA"/>
          <w:sz w:val="21"/>
          <w:szCs w:val="21"/>
          <w:lang w:val="en-IN"/>
        </w:rPr>
        <w:t>render_template</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prediction.html</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A9A9A"/>
          <w:sz w:val="21"/>
          <w:szCs w:val="21"/>
          <w:lang w:val="en-IN"/>
        </w:rPr>
        <w:t>price</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CDCFE"/>
          <w:sz w:val="21"/>
          <w:szCs w:val="21"/>
          <w:lang w:val="en-IN"/>
        </w:rPr>
        <w:t>price</w:t>
      </w:r>
      <w:r w:rsidRPr="00974F30">
        <w:rPr>
          <w:rFonts w:ascii="Consolas" w:eastAsia="Times New Roman" w:hAnsi="Consolas" w:cs="Times New Roman"/>
          <w:color w:val="B4B4B4"/>
          <w:sz w:val="21"/>
          <w:szCs w:val="21"/>
          <w:lang w:val="en-IN"/>
        </w:rPr>
        <w:t>)</w:t>
      </w:r>
    </w:p>
    <w:p w14:paraId="7AE3DC40"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D8A0DF"/>
          <w:sz w:val="21"/>
          <w:szCs w:val="21"/>
          <w:lang w:val="en-IN"/>
        </w:rPr>
        <w:t>return</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DCDCAA"/>
          <w:sz w:val="21"/>
          <w:szCs w:val="21"/>
          <w:lang w:val="en-IN"/>
        </w:rPr>
        <w:t>render_template</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prediction.html</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p>
    <w:p w14:paraId="128582A2"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D8A0DF"/>
          <w:sz w:val="21"/>
          <w:szCs w:val="21"/>
          <w:lang w:val="en-IN"/>
        </w:rPr>
        <w:t>pass</w:t>
      </w:r>
    </w:p>
    <w:p w14:paraId="26F12C3D"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p>
    <w:p w14:paraId="0D3ADA28"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569CD6"/>
          <w:sz w:val="21"/>
          <w:szCs w:val="21"/>
          <w:lang w:val="en-IN"/>
        </w:rPr>
        <w:t>def</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DCDCAA"/>
          <w:sz w:val="21"/>
          <w:szCs w:val="21"/>
          <w:lang w:val="en-IN"/>
        </w:rPr>
        <w:t>getCrudeOilData</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A9A9A"/>
          <w:sz w:val="21"/>
          <w:szCs w:val="21"/>
          <w:lang w:val="en-IN"/>
        </w:rPr>
        <w:t>n</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5CEA8"/>
          <w:sz w:val="21"/>
          <w:szCs w:val="21"/>
          <w:lang w:val="en-IN"/>
        </w:rPr>
        <w:t>100</w:t>
      </w:r>
      <w:r w:rsidRPr="00974F30">
        <w:rPr>
          <w:rFonts w:ascii="Consolas" w:eastAsia="Times New Roman" w:hAnsi="Consolas" w:cs="Times New Roman"/>
          <w:color w:val="B4B4B4"/>
          <w:sz w:val="21"/>
          <w:szCs w:val="21"/>
          <w:lang w:val="en-IN"/>
        </w:rPr>
        <w:t>):</w:t>
      </w:r>
    </w:p>
    <w:p w14:paraId="25CFFAA3"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labels</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4EC9B0"/>
          <w:sz w:val="21"/>
          <w:szCs w:val="21"/>
          <w:lang w:val="en-IN"/>
        </w:rPr>
        <w:t>list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CDCFE"/>
          <w:sz w:val="21"/>
          <w:szCs w:val="21"/>
          <w:lang w:val="en-IN"/>
        </w:rPr>
        <w:t>df</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Date</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CDCAA"/>
          <w:sz w:val="21"/>
          <w:szCs w:val="21"/>
          <w:lang w:val="en-IN"/>
        </w:rPr>
        <w:t>astype</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4EC9B0"/>
          <w:sz w:val="21"/>
          <w:szCs w:val="21"/>
          <w:lang w:val="en-IN"/>
        </w:rPr>
        <w:t>str</w:t>
      </w:r>
      <w:r w:rsidRPr="00974F30">
        <w:rPr>
          <w:rFonts w:ascii="Consolas" w:eastAsia="Times New Roman" w:hAnsi="Consolas" w:cs="Times New Roman"/>
          <w:color w:val="B4B4B4"/>
          <w:sz w:val="21"/>
          <w:szCs w:val="21"/>
          <w:lang w:val="en-IN"/>
        </w:rPr>
        <w:t>))</w:t>
      </w:r>
    </w:p>
    <w:p w14:paraId="36CF0B58"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df</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Closing Value</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CDCAA"/>
          <w:sz w:val="21"/>
          <w:szCs w:val="21"/>
          <w:lang w:val="en-IN"/>
        </w:rPr>
        <w:t>fillna</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CDCFE"/>
          <w:sz w:val="21"/>
          <w:szCs w:val="21"/>
          <w:lang w:val="en-IN"/>
        </w:rPr>
        <w:t>df</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Closing Value</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CDCAA"/>
          <w:sz w:val="21"/>
          <w:szCs w:val="21"/>
          <w:lang w:val="en-IN"/>
        </w:rPr>
        <w:t>mean</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A9A9A"/>
          <w:sz w:val="21"/>
          <w:szCs w:val="21"/>
          <w:lang w:val="en-IN"/>
        </w:rPr>
        <w:t>inplace</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569CD6"/>
          <w:sz w:val="21"/>
          <w:szCs w:val="21"/>
          <w:lang w:val="en-IN"/>
        </w:rPr>
        <w:t>True</w:t>
      </w:r>
      <w:r w:rsidRPr="00974F30">
        <w:rPr>
          <w:rFonts w:ascii="Consolas" w:eastAsia="Times New Roman" w:hAnsi="Consolas" w:cs="Times New Roman"/>
          <w:color w:val="B4B4B4"/>
          <w:sz w:val="21"/>
          <w:szCs w:val="21"/>
          <w:lang w:val="en-IN"/>
        </w:rPr>
        <w:t>)</w:t>
      </w:r>
    </w:p>
    <w:p w14:paraId="3FF2F76D"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values</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4EC9B0"/>
          <w:sz w:val="21"/>
          <w:szCs w:val="21"/>
          <w:lang w:val="en-IN"/>
        </w:rPr>
        <w:t>list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CDCFE"/>
          <w:sz w:val="21"/>
          <w:szCs w:val="21"/>
          <w:lang w:val="en-IN"/>
        </w:rPr>
        <w:t>df</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Closing Value</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p>
    <w:p w14:paraId="670ADCDF"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D8A0DF"/>
          <w:sz w:val="21"/>
          <w:szCs w:val="21"/>
          <w:lang w:val="en-IN"/>
        </w:rPr>
        <w:t>return</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labels</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CDCAA"/>
          <w:sz w:val="21"/>
          <w:szCs w:val="21"/>
          <w:lang w:val="en-IN"/>
        </w:rPr>
        <w:t>len</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CDCFE"/>
          <w:sz w:val="21"/>
          <w:szCs w:val="21"/>
          <w:lang w:val="en-IN"/>
        </w:rPr>
        <w:t>labels</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A9A9A"/>
          <w:sz w:val="21"/>
          <w:szCs w:val="21"/>
          <w:lang w:val="en-IN"/>
        </w:rPr>
        <w:t>n</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values</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CDCAA"/>
          <w:sz w:val="21"/>
          <w:szCs w:val="21"/>
          <w:lang w:val="en-IN"/>
        </w:rPr>
        <w:t>len</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CDCFE"/>
          <w:sz w:val="21"/>
          <w:szCs w:val="21"/>
          <w:lang w:val="en-IN"/>
        </w:rPr>
        <w:t>values</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A9A9A"/>
          <w:sz w:val="21"/>
          <w:szCs w:val="21"/>
          <w:lang w:val="en-IN"/>
        </w:rPr>
        <w:t>n</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57A64A"/>
          <w:sz w:val="21"/>
          <w:szCs w:val="21"/>
          <w:lang w:val="en-IN"/>
        </w:rPr>
        <w:t># returning only the last n data</w:t>
      </w:r>
    </w:p>
    <w:p w14:paraId="26C853C5"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p>
    <w:p w14:paraId="6E427099"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569CD6"/>
          <w:sz w:val="21"/>
          <w:szCs w:val="21"/>
          <w:lang w:val="en-IN"/>
        </w:rPr>
        <w:t>def</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DCDCAA"/>
          <w:sz w:val="21"/>
          <w:szCs w:val="21"/>
          <w:lang w:val="en-IN"/>
        </w:rPr>
        <w:t>getCrudeOilPriceCloud</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A9A9A"/>
          <w:sz w:val="21"/>
          <w:szCs w:val="21"/>
          <w:lang w:val="en-IN"/>
        </w:rPr>
        <w:t>prices</w:t>
      </w:r>
      <w:r w:rsidRPr="00974F30">
        <w:rPr>
          <w:rFonts w:ascii="Consolas" w:eastAsia="Times New Roman" w:hAnsi="Consolas" w:cs="Times New Roman"/>
          <w:color w:val="B4B4B4"/>
          <w:sz w:val="21"/>
          <w:szCs w:val="21"/>
          <w:lang w:val="en-IN"/>
        </w:rPr>
        <w:t>=[]):</w:t>
      </w:r>
    </w:p>
    <w:p w14:paraId="05E69B17"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data</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A9A9A"/>
          <w:sz w:val="21"/>
          <w:szCs w:val="21"/>
          <w:lang w:val="en-IN"/>
        </w:rPr>
        <w:t>prices</w:t>
      </w:r>
      <w:r w:rsidRPr="00974F30">
        <w:rPr>
          <w:rFonts w:ascii="Consolas" w:eastAsia="Times New Roman" w:hAnsi="Consolas" w:cs="Times New Roman"/>
          <w:color w:val="B4B4B4"/>
          <w:sz w:val="21"/>
          <w:szCs w:val="21"/>
          <w:lang w:val="en-IN"/>
        </w:rPr>
        <w:t>]]</w:t>
      </w:r>
    </w:p>
    <w:p w14:paraId="7AD87E6B"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p>
    <w:p w14:paraId="5E76D07F"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payload_scoring</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input_data</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fields</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day-1</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day-2</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day-3</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values</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data</w:t>
      </w:r>
      <w:r w:rsidRPr="00974F30">
        <w:rPr>
          <w:rFonts w:ascii="Consolas" w:eastAsia="Times New Roman" w:hAnsi="Consolas" w:cs="Times New Roman"/>
          <w:color w:val="B4B4B4"/>
          <w:sz w:val="21"/>
          <w:szCs w:val="21"/>
          <w:lang w:val="en-IN"/>
        </w:rPr>
        <w:t>}]}</w:t>
      </w:r>
    </w:p>
    <w:p w14:paraId="0F297B45"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p>
    <w:p w14:paraId="456AC575"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response_scoring</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C8C8C8"/>
          <w:sz w:val="21"/>
          <w:szCs w:val="21"/>
          <w:lang w:val="en-IN"/>
        </w:rPr>
        <w:t>requests</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CDCAA"/>
          <w:sz w:val="21"/>
          <w:szCs w:val="21"/>
          <w:lang w:val="en-IN"/>
        </w:rPr>
        <w:t>post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https://us-south.ml.cloud.ibm.com/ml/v4/deployments/8f848e93-fea8-40c6-a991-43c14c6329e5/predictions?version=2022-11-16</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A9A9A"/>
          <w:sz w:val="21"/>
          <w:szCs w:val="21"/>
          <w:lang w:val="en-IN"/>
        </w:rPr>
        <w:t>json</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CDCFE"/>
          <w:sz w:val="21"/>
          <w:szCs w:val="21"/>
          <w:lang w:val="en-IN"/>
        </w:rPr>
        <w:t>payload_scoring</w:t>
      </w:r>
      <w:r w:rsidRPr="00974F30">
        <w:rPr>
          <w:rFonts w:ascii="Consolas" w:eastAsia="Times New Roman" w:hAnsi="Consolas" w:cs="Times New Roman"/>
          <w:color w:val="B4B4B4"/>
          <w:sz w:val="21"/>
          <w:szCs w:val="21"/>
          <w:lang w:val="en-IN"/>
        </w:rPr>
        <w:t>,</w:t>
      </w:r>
    </w:p>
    <w:p w14:paraId="2C25E69B"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w:t>
      </w:r>
      <w:r w:rsidRPr="00974F30">
        <w:rPr>
          <w:rFonts w:ascii="Consolas" w:eastAsia="Times New Roman" w:hAnsi="Consolas" w:cs="Times New Roman"/>
          <w:color w:val="9A9A9A"/>
          <w:sz w:val="21"/>
          <w:szCs w:val="21"/>
          <w:lang w:val="en-IN"/>
        </w:rPr>
        <w:t>headers</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Authorization</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 xml:space="preserve">Bearer </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mltoken</w:t>
      </w:r>
      <w:r w:rsidRPr="00974F30">
        <w:rPr>
          <w:rFonts w:ascii="Consolas" w:eastAsia="Times New Roman" w:hAnsi="Consolas" w:cs="Times New Roman"/>
          <w:color w:val="B4B4B4"/>
          <w:sz w:val="21"/>
          <w:szCs w:val="21"/>
          <w:lang w:val="en-IN"/>
        </w:rPr>
        <w:t>})</w:t>
      </w:r>
    </w:p>
    <w:p w14:paraId="450C9EA0"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response</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response_scoring</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CDCAA"/>
          <w:sz w:val="21"/>
          <w:szCs w:val="21"/>
          <w:lang w:val="en-IN"/>
        </w:rPr>
        <w:t>json</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predictions</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B5CEA8"/>
          <w:sz w:val="21"/>
          <w:szCs w:val="21"/>
          <w:lang w:val="en-IN"/>
        </w:rPr>
        <w:t>0</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values</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p>
    <w:p w14:paraId="102E438F"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res</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scaler</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CDCAA"/>
          <w:sz w:val="21"/>
          <w:szCs w:val="21"/>
          <w:lang w:val="en-IN"/>
        </w:rPr>
        <w:t>inverse_transform</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CDCFE"/>
          <w:sz w:val="21"/>
          <w:szCs w:val="21"/>
          <w:lang w:val="en-IN"/>
        </w:rPr>
        <w:t>response</w:t>
      </w:r>
      <w:r w:rsidRPr="00974F30">
        <w:rPr>
          <w:rFonts w:ascii="Consolas" w:eastAsia="Times New Roman" w:hAnsi="Consolas" w:cs="Times New Roman"/>
          <w:color w:val="B4B4B4"/>
          <w:sz w:val="21"/>
          <w:szCs w:val="21"/>
          <w:lang w:val="en-IN"/>
        </w:rPr>
        <w:t>)</w:t>
      </w:r>
    </w:p>
    <w:p w14:paraId="59E279D9"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D8A0DF"/>
          <w:sz w:val="21"/>
          <w:szCs w:val="21"/>
          <w:lang w:val="en-IN"/>
        </w:rPr>
        <w:t>return</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DCDCAA"/>
          <w:sz w:val="21"/>
          <w:szCs w:val="21"/>
          <w:lang w:val="en-IN"/>
        </w:rPr>
        <w:t>round</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CDCFE"/>
          <w:sz w:val="21"/>
          <w:szCs w:val="21"/>
          <w:lang w:val="en-IN"/>
        </w:rPr>
        <w:t>res</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B5CEA8"/>
          <w:sz w:val="21"/>
          <w:szCs w:val="21"/>
          <w:lang w:val="en-IN"/>
        </w:rPr>
        <w:t>0</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B5CEA8"/>
          <w:sz w:val="21"/>
          <w:szCs w:val="21"/>
          <w:lang w:val="en-IN"/>
        </w:rPr>
        <w:t>0</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B5CEA8"/>
          <w:sz w:val="21"/>
          <w:szCs w:val="21"/>
          <w:lang w:val="en-IN"/>
        </w:rPr>
        <w:t>4</w:t>
      </w:r>
      <w:r w:rsidRPr="00974F30">
        <w:rPr>
          <w:rFonts w:ascii="Consolas" w:eastAsia="Times New Roman" w:hAnsi="Consolas" w:cs="Times New Roman"/>
          <w:color w:val="B4B4B4"/>
          <w:sz w:val="21"/>
          <w:szCs w:val="21"/>
          <w:lang w:val="en-IN"/>
        </w:rPr>
        <w:t>)</w:t>
      </w:r>
    </w:p>
    <w:p w14:paraId="60695CD0"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p>
    <w:p w14:paraId="451A6F61"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p>
    <w:p w14:paraId="222FB195"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8A0DF"/>
          <w:sz w:val="21"/>
          <w:szCs w:val="21"/>
          <w:lang w:val="en-IN"/>
        </w:rPr>
        <w:t>if</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__name__</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__main__</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p>
    <w:p w14:paraId="1ABC76B3"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app</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CDCAA"/>
          <w:sz w:val="21"/>
          <w:szCs w:val="21"/>
          <w:lang w:val="en-IN"/>
        </w:rPr>
        <w:t>run</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A9A9A"/>
          <w:sz w:val="21"/>
          <w:szCs w:val="21"/>
          <w:lang w:val="en-IN"/>
        </w:rPr>
        <w:t>debug</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569CD6"/>
          <w:sz w:val="21"/>
          <w:szCs w:val="21"/>
          <w:lang w:val="en-IN"/>
        </w:rPr>
        <w:t>True</w:t>
      </w:r>
      <w:r w:rsidRPr="00974F30">
        <w:rPr>
          <w:rFonts w:ascii="Consolas" w:eastAsia="Times New Roman" w:hAnsi="Consolas" w:cs="Times New Roman"/>
          <w:color w:val="B4B4B4"/>
          <w:sz w:val="21"/>
          <w:szCs w:val="21"/>
          <w:lang w:val="en-IN"/>
        </w:rPr>
        <w:t>)</w:t>
      </w:r>
    </w:p>
    <w:p w14:paraId="0762D0A1" w14:textId="77777777" w:rsidR="00974F30" w:rsidRPr="00974F30" w:rsidRDefault="00974F30" w:rsidP="00974F30"/>
    <w:p w14:paraId="5F4D768D" w14:textId="39C9F4DC" w:rsidR="00764DC0" w:rsidRDefault="00764DC0" w:rsidP="00764DC0"/>
    <w:p w14:paraId="13C37C82" w14:textId="00C36465" w:rsidR="00764DC0" w:rsidRDefault="00764DC0" w:rsidP="00764DC0">
      <w:pPr>
        <w:pStyle w:val="Heading2"/>
        <w:rPr>
          <w:rFonts w:ascii="Arial" w:hAnsi="Arial" w:cs="Arial"/>
          <w:b/>
          <w:bCs/>
          <w:color w:val="auto"/>
          <w:sz w:val="28"/>
          <w:szCs w:val="28"/>
        </w:rPr>
      </w:pPr>
      <w:bookmarkStart w:id="122" w:name="_Toc119444625"/>
      <w:bookmarkStart w:id="123" w:name="_Toc119791214"/>
      <w:r w:rsidRPr="00764DC0">
        <w:rPr>
          <w:rFonts w:ascii="Arial" w:hAnsi="Arial" w:cs="Arial"/>
          <w:b/>
          <w:bCs/>
          <w:color w:val="auto"/>
          <w:sz w:val="28"/>
          <w:szCs w:val="28"/>
        </w:rPr>
        <w:t>13.2 GitHub &amp; Project Demo Link</w:t>
      </w:r>
      <w:bookmarkEnd w:id="122"/>
      <w:bookmarkEnd w:id="123"/>
    </w:p>
    <w:p w14:paraId="62DD4D6F" w14:textId="055ACC73" w:rsidR="0078008E" w:rsidRDefault="0078008E" w:rsidP="0078008E">
      <w:r>
        <w:t xml:space="preserve"> </w:t>
      </w:r>
    </w:p>
    <w:p w14:paraId="0762130D" w14:textId="69793E5E" w:rsidR="00974F30" w:rsidRDefault="00974F30" w:rsidP="0078008E">
      <w:r>
        <w:t xml:space="preserve">Github link: </w:t>
      </w:r>
      <w:hyperlink r:id="rId25" w:history="1">
        <w:r w:rsidRPr="00974F30">
          <w:rPr>
            <w:rStyle w:val="Hyperlink"/>
          </w:rPr>
          <w:t>https://github.com/IBM-EPBL/IBM-Project-12679-1659457483</w:t>
        </w:r>
      </w:hyperlink>
    </w:p>
    <w:p w14:paraId="6B5A8D5D" w14:textId="65DE2C6A" w:rsidR="00974F30" w:rsidRDefault="00974F30" w:rsidP="0078008E"/>
    <w:p w14:paraId="175ADAE4" w14:textId="2545612B" w:rsidR="0097322E" w:rsidRDefault="0097322E" w:rsidP="0078008E">
      <w:r>
        <w:t xml:space="preserve">Hosted website link: </w:t>
      </w:r>
      <w:hyperlink r:id="rId26" w:history="1">
        <w:r w:rsidRPr="0097322E">
          <w:rPr>
            <w:rStyle w:val="Hyperlink"/>
            <w:sz w:val="23"/>
            <w:szCs w:val="23"/>
            <w:shd w:val="clear" w:color="auto" w:fill="FFFFFF"/>
          </w:rPr>
          <w:t>https://crude-oil-price-predictor.onrender.</w:t>
        </w:r>
        <w:r w:rsidRPr="0097322E">
          <w:rPr>
            <w:rStyle w:val="Hyperlink"/>
            <w:sz w:val="23"/>
            <w:szCs w:val="23"/>
            <w:shd w:val="clear" w:color="auto" w:fill="FFFFFF"/>
          </w:rPr>
          <w:t>c</w:t>
        </w:r>
        <w:r w:rsidRPr="0097322E">
          <w:rPr>
            <w:rStyle w:val="Hyperlink"/>
            <w:sz w:val="23"/>
            <w:szCs w:val="23"/>
            <w:shd w:val="clear" w:color="auto" w:fill="FFFFFF"/>
          </w:rPr>
          <w:t>om</w:t>
        </w:r>
      </w:hyperlink>
    </w:p>
    <w:p w14:paraId="563261C8" w14:textId="77777777" w:rsidR="0097322E" w:rsidRDefault="0097322E" w:rsidP="0078008E"/>
    <w:p w14:paraId="3B155744" w14:textId="2E917486" w:rsidR="0097322E" w:rsidRPr="0097322E" w:rsidRDefault="00974F30" w:rsidP="0078008E">
      <w:pPr>
        <w:rPr>
          <w:color w:val="0000FF"/>
          <w:u w:val="single"/>
        </w:rPr>
      </w:pPr>
      <w:r>
        <w:t xml:space="preserve">Project Demo Link: </w:t>
      </w:r>
      <w:hyperlink r:id="rId27" w:history="1">
        <w:r w:rsidR="00C31EBC" w:rsidRPr="00C31EBC">
          <w:rPr>
            <w:rStyle w:val="Hyperlink"/>
          </w:rPr>
          <w:t>https://drive.google.com/file/d/14IRnVnVVUTtkxxm8JilmtiKw-i4Wow6g/view?usp=sharing</w:t>
        </w:r>
      </w:hyperlink>
    </w:p>
    <w:sectPr w:rsidR="0097322E" w:rsidRPr="0097322E" w:rsidSect="00644724">
      <w:pgSz w:w="12240" w:h="15840"/>
      <w:pgMar w:top="851"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CE3556" w14:textId="77777777" w:rsidR="00362BDF" w:rsidRDefault="00362BDF" w:rsidP="002974EB">
      <w:pPr>
        <w:spacing w:line="240" w:lineRule="auto"/>
      </w:pPr>
      <w:r>
        <w:separator/>
      </w:r>
    </w:p>
  </w:endnote>
  <w:endnote w:type="continuationSeparator" w:id="0">
    <w:p w14:paraId="2285860E" w14:textId="77777777" w:rsidR="00362BDF" w:rsidRDefault="00362BDF" w:rsidP="002974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MT">
    <w:altName w:val="Arial"/>
    <w:charset w:val="01"/>
    <w:family w:val="swiss"/>
    <w:pitch w:val="variable"/>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132308"/>
      <w:docPartObj>
        <w:docPartGallery w:val="Page Numbers (Bottom of Page)"/>
        <w:docPartUnique/>
      </w:docPartObj>
    </w:sdtPr>
    <w:sdtEndPr>
      <w:rPr>
        <w:noProof/>
      </w:rPr>
    </w:sdtEndPr>
    <w:sdtContent>
      <w:p w14:paraId="727DCBE1" w14:textId="3AAA35C1" w:rsidR="00456A78" w:rsidRDefault="00456A78">
        <w:pPr>
          <w:pStyle w:val="Footer"/>
          <w:jc w:val="center"/>
        </w:pPr>
        <w:r>
          <w:fldChar w:fldCharType="begin"/>
        </w:r>
        <w:r>
          <w:instrText xml:space="preserve"> PAGE   \* MERGEFORMAT </w:instrText>
        </w:r>
        <w:r>
          <w:fldChar w:fldCharType="separate"/>
        </w:r>
        <w:r w:rsidR="009400D5">
          <w:rPr>
            <w:noProof/>
          </w:rPr>
          <w:t>18</w:t>
        </w:r>
        <w:r>
          <w:rPr>
            <w:noProof/>
          </w:rPr>
          <w:fldChar w:fldCharType="end"/>
        </w:r>
      </w:p>
    </w:sdtContent>
  </w:sdt>
  <w:p w14:paraId="4194E1C3" w14:textId="77777777" w:rsidR="00456A78" w:rsidRPr="00D27F24" w:rsidRDefault="00456A78">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1DA931" w14:textId="77777777" w:rsidR="00362BDF" w:rsidRDefault="00362BDF" w:rsidP="002974EB">
      <w:pPr>
        <w:spacing w:line="240" w:lineRule="auto"/>
      </w:pPr>
      <w:r>
        <w:separator/>
      </w:r>
    </w:p>
  </w:footnote>
  <w:footnote w:type="continuationSeparator" w:id="0">
    <w:p w14:paraId="222BB39B" w14:textId="77777777" w:rsidR="00362BDF" w:rsidRDefault="00362BDF" w:rsidP="002974E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35F04" w14:textId="3E94D582" w:rsidR="00456A78" w:rsidRDefault="00456A78">
    <w:pPr>
      <w:pStyle w:val="Header"/>
    </w:pPr>
    <w:r w:rsidRPr="002974EB">
      <w:t>IBM-Project-</w:t>
    </w:r>
    <w:r w:rsidRPr="0028374A">
      <w:t>PNT2022TMID1</w:t>
    </w:r>
    <w:r w:rsidR="00633EE8">
      <w:t>2637</w:t>
    </w:r>
    <w:r>
      <w:t xml:space="preserve"> </w:t>
    </w:r>
    <w:r>
      <w:ptab w:relativeTo="margin" w:alignment="center" w:leader="none"/>
    </w:r>
    <w:r>
      <w:ptab w:relativeTo="margin" w:alignment="right" w:leader="none"/>
    </w:r>
    <w:r>
      <w:t>Crude Oil Price Prediction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F61B9"/>
    <w:multiLevelType w:val="hybridMultilevel"/>
    <w:tmpl w:val="66BCD9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531461"/>
    <w:multiLevelType w:val="hybridMultilevel"/>
    <w:tmpl w:val="0E401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7F6499"/>
    <w:multiLevelType w:val="hybridMultilevel"/>
    <w:tmpl w:val="361E8AE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970113C"/>
    <w:multiLevelType w:val="hybridMultilevel"/>
    <w:tmpl w:val="E6864084"/>
    <w:lvl w:ilvl="0" w:tplc="84D0B5FA">
      <w:start w:val="1"/>
      <w:numFmt w:val="decimal"/>
      <w:lvlText w:val="%1."/>
      <w:lvlJc w:val="left"/>
      <w:pPr>
        <w:ind w:left="1071" w:hanging="361"/>
      </w:pPr>
      <w:rPr>
        <w:rFonts w:ascii="Arial" w:eastAsia="Arial" w:hAnsi="Arial" w:cs="Arial" w:hint="default"/>
        <w:b/>
        <w:bCs/>
        <w:i w:val="0"/>
        <w:iCs w:val="0"/>
        <w:color w:val="C45911" w:themeColor="accent2" w:themeShade="BF"/>
        <w:spacing w:val="-1"/>
        <w:w w:val="100"/>
        <w:sz w:val="28"/>
        <w:szCs w:val="28"/>
        <w:lang w:val="en-US" w:eastAsia="en-US" w:bidi="ar-SA"/>
      </w:rPr>
    </w:lvl>
    <w:lvl w:ilvl="1" w:tplc="6FFEC950">
      <w:numFmt w:val="bullet"/>
      <w:lvlText w:val="•"/>
      <w:lvlJc w:val="left"/>
      <w:pPr>
        <w:ind w:left="2010" w:hanging="361"/>
      </w:pPr>
      <w:rPr>
        <w:rFonts w:hint="default"/>
        <w:lang w:val="en-US" w:eastAsia="en-US" w:bidi="ar-SA"/>
      </w:rPr>
    </w:lvl>
    <w:lvl w:ilvl="2" w:tplc="88BAEE4E">
      <w:numFmt w:val="bullet"/>
      <w:lvlText w:val="•"/>
      <w:lvlJc w:val="left"/>
      <w:pPr>
        <w:ind w:left="2940" w:hanging="361"/>
      </w:pPr>
      <w:rPr>
        <w:rFonts w:hint="default"/>
        <w:lang w:val="en-US" w:eastAsia="en-US" w:bidi="ar-SA"/>
      </w:rPr>
    </w:lvl>
    <w:lvl w:ilvl="3" w:tplc="B2003772">
      <w:numFmt w:val="bullet"/>
      <w:lvlText w:val="•"/>
      <w:lvlJc w:val="left"/>
      <w:pPr>
        <w:ind w:left="3870" w:hanging="361"/>
      </w:pPr>
      <w:rPr>
        <w:rFonts w:hint="default"/>
        <w:lang w:val="en-US" w:eastAsia="en-US" w:bidi="ar-SA"/>
      </w:rPr>
    </w:lvl>
    <w:lvl w:ilvl="4" w:tplc="83B2E202">
      <w:numFmt w:val="bullet"/>
      <w:lvlText w:val="•"/>
      <w:lvlJc w:val="left"/>
      <w:pPr>
        <w:ind w:left="4800" w:hanging="361"/>
      </w:pPr>
      <w:rPr>
        <w:rFonts w:hint="default"/>
        <w:lang w:val="en-US" w:eastAsia="en-US" w:bidi="ar-SA"/>
      </w:rPr>
    </w:lvl>
    <w:lvl w:ilvl="5" w:tplc="06321EA4">
      <w:numFmt w:val="bullet"/>
      <w:lvlText w:val="•"/>
      <w:lvlJc w:val="left"/>
      <w:pPr>
        <w:ind w:left="5730" w:hanging="361"/>
      </w:pPr>
      <w:rPr>
        <w:rFonts w:hint="default"/>
        <w:lang w:val="en-US" w:eastAsia="en-US" w:bidi="ar-SA"/>
      </w:rPr>
    </w:lvl>
    <w:lvl w:ilvl="6" w:tplc="F34A0EBC">
      <w:numFmt w:val="bullet"/>
      <w:lvlText w:val="•"/>
      <w:lvlJc w:val="left"/>
      <w:pPr>
        <w:ind w:left="6660" w:hanging="361"/>
      </w:pPr>
      <w:rPr>
        <w:rFonts w:hint="default"/>
        <w:lang w:val="en-US" w:eastAsia="en-US" w:bidi="ar-SA"/>
      </w:rPr>
    </w:lvl>
    <w:lvl w:ilvl="7" w:tplc="B5FE41F8">
      <w:numFmt w:val="bullet"/>
      <w:lvlText w:val="•"/>
      <w:lvlJc w:val="left"/>
      <w:pPr>
        <w:ind w:left="7590" w:hanging="361"/>
      </w:pPr>
      <w:rPr>
        <w:rFonts w:hint="default"/>
        <w:lang w:val="en-US" w:eastAsia="en-US" w:bidi="ar-SA"/>
      </w:rPr>
    </w:lvl>
    <w:lvl w:ilvl="8" w:tplc="4D900D72">
      <w:numFmt w:val="bullet"/>
      <w:lvlText w:val="•"/>
      <w:lvlJc w:val="left"/>
      <w:pPr>
        <w:ind w:left="8520" w:hanging="361"/>
      </w:pPr>
      <w:rPr>
        <w:rFonts w:hint="default"/>
        <w:lang w:val="en-US" w:eastAsia="en-US" w:bidi="ar-SA"/>
      </w:rPr>
    </w:lvl>
  </w:abstractNum>
  <w:abstractNum w:abstractNumId="4" w15:restartNumberingAfterBreak="0">
    <w:nsid w:val="54FA3EBA"/>
    <w:multiLevelType w:val="hybridMultilevel"/>
    <w:tmpl w:val="6A70C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D75105"/>
    <w:multiLevelType w:val="multilevel"/>
    <w:tmpl w:val="EC4E2118"/>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6" w15:restartNumberingAfterBreak="0">
    <w:nsid w:val="7ABC5430"/>
    <w:multiLevelType w:val="hybridMultilevel"/>
    <w:tmpl w:val="1E6ED1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C0100D5"/>
    <w:multiLevelType w:val="multilevel"/>
    <w:tmpl w:val="39B06B18"/>
    <w:lvl w:ilvl="0">
      <w:start w:val="1"/>
      <w:numFmt w:val="decimal"/>
      <w:lvlText w:val="%1"/>
      <w:lvlJc w:val="left"/>
      <w:pPr>
        <w:ind w:left="468" w:hanging="468"/>
      </w:pPr>
      <w:rPr>
        <w:rFonts w:hint="default"/>
      </w:rPr>
    </w:lvl>
    <w:lvl w:ilvl="1">
      <w:start w:val="1"/>
      <w:numFmt w:val="decimal"/>
      <w:lvlText w:val="%1.%2"/>
      <w:lvlJc w:val="left"/>
      <w:pPr>
        <w:ind w:left="468" w:hanging="46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702049546">
    <w:abstractNumId w:val="7"/>
  </w:num>
  <w:num w:numId="2" w16cid:durableId="118841359">
    <w:abstractNumId w:val="4"/>
  </w:num>
  <w:num w:numId="3" w16cid:durableId="1561941517">
    <w:abstractNumId w:val="1"/>
  </w:num>
  <w:num w:numId="4" w16cid:durableId="589510895">
    <w:abstractNumId w:val="0"/>
  </w:num>
  <w:num w:numId="5" w16cid:durableId="687951154">
    <w:abstractNumId w:val="6"/>
  </w:num>
  <w:num w:numId="6" w16cid:durableId="1673993771">
    <w:abstractNumId w:val="2"/>
  </w:num>
  <w:num w:numId="7" w16cid:durableId="1877934400">
    <w:abstractNumId w:val="5"/>
  </w:num>
  <w:num w:numId="8" w16cid:durableId="152412911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19Z324 kamalraj">
    <w15:presenceInfo w15:providerId="Windows Live" w15:userId="ed7124eef447f7d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34D8"/>
    <w:rsid w:val="00004A1F"/>
    <w:rsid w:val="00010808"/>
    <w:rsid w:val="0003366B"/>
    <w:rsid w:val="00046756"/>
    <w:rsid w:val="000509B6"/>
    <w:rsid w:val="000564EA"/>
    <w:rsid w:val="00093FBA"/>
    <w:rsid w:val="000A0808"/>
    <w:rsid w:val="000A4985"/>
    <w:rsid w:val="000E0E34"/>
    <w:rsid w:val="000E3045"/>
    <w:rsid w:val="000F1059"/>
    <w:rsid w:val="000F45F5"/>
    <w:rsid w:val="00121EDB"/>
    <w:rsid w:val="001C56C4"/>
    <w:rsid w:val="00233B53"/>
    <w:rsid w:val="0024002F"/>
    <w:rsid w:val="00245D6F"/>
    <w:rsid w:val="002669C7"/>
    <w:rsid w:val="0027579B"/>
    <w:rsid w:val="0028374A"/>
    <w:rsid w:val="002906BB"/>
    <w:rsid w:val="00293F8D"/>
    <w:rsid w:val="0029405D"/>
    <w:rsid w:val="00295501"/>
    <w:rsid w:val="002974EB"/>
    <w:rsid w:val="002A34D8"/>
    <w:rsid w:val="002D04C8"/>
    <w:rsid w:val="002D1913"/>
    <w:rsid w:val="002D45A7"/>
    <w:rsid w:val="002D52E1"/>
    <w:rsid w:val="002F2173"/>
    <w:rsid w:val="0031631B"/>
    <w:rsid w:val="003173D3"/>
    <w:rsid w:val="00350FA7"/>
    <w:rsid w:val="00362BDF"/>
    <w:rsid w:val="00363D9D"/>
    <w:rsid w:val="0037063E"/>
    <w:rsid w:val="00390897"/>
    <w:rsid w:val="003A6B2D"/>
    <w:rsid w:val="003B1CB0"/>
    <w:rsid w:val="003C6125"/>
    <w:rsid w:val="003D3E0B"/>
    <w:rsid w:val="003E2366"/>
    <w:rsid w:val="00400A29"/>
    <w:rsid w:val="00410EF5"/>
    <w:rsid w:val="00413903"/>
    <w:rsid w:val="004169C7"/>
    <w:rsid w:val="00432FEA"/>
    <w:rsid w:val="00437C22"/>
    <w:rsid w:val="00456A78"/>
    <w:rsid w:val="0045748F"/>
    <w:rsid w:val="004806A5"/>
    <w:rsid w:val="00495CD6"/>
    <w:rsid w:val="004C1066"/>
    <w:rsid w:val="004C20FA"/>
    <w:rsid w:val="004F7FE6"/>
    <w:rsid w:val="00511E7F"/>
    <w:rsid w:val="005151B8"/>
    <w:rsid w:val="00520B12"/>
    <w:rsid w:val="00524FF8"/>
    <w:rsid w:val="005502AC"/>
    <w:rsid w:val="00554CB8"/>
    <w:rsid w:val="005754F2"/>
    <w:rsid w:val="0059211E"/>
    <w:rsid w:val="005A0751"/>
    <w:rsid w:val="005B4B16"/>
    <w:rsid w:val="005C51EA"/>
    <w:rsid w:val="005D1B5F"/>
    <w:rsid w:val="00615234"/>
    <w:rsid w:val="00616427"/>
    <w:rsid w:val="00633EE8"/>
    <w:rsid w:val="00644724"/>
    <w:rsid w:val="006614A5"/>
    <w:rsid w:val="006959D0"/>
    <w:rsid w:val="006A3F8C"/>
    <w:rsid w:val="006B52D8"/>
    <w:rsid w:val="006D168C"/>
    <w:rsid w:val="006D1885"/>
    <w:rsid w:val="0070233B"/>
    <w:rsid w:val="00706422"/>
    <w:rsid w:val="00764DC0"/>
    <w:rsid w:val="0078008E"/>
    <w:rsid w:val="007803C3"/>
    <w:rsid w:val="007B44C3"/>
    <w:rsid w:val="007F0FD9"/>
    <w:rsid w:val="007F1810"/>
    <w:rsid w:val="00804CCA"/>
    <w:rsid w:val="00807547"/>
    <w:rsid w:val="0081065E"/>
    <w:rsid w:val="00810C4A"/>
    <w:rsid w:val="008210F1"/>
    <w:rsid w:val="00822FE6"/>
    <w:rsid w:val="00825807"/>
    <w:rsid w:val="008400A2"/>
    <w:rsid w:val="00840272"/>
    <w:rsid w:val="0084537A"/>
    <w:rsid w:val="008523C6"/>
    <w:rsid w:val="008563D0"/>
    <w:rsid w:val="00887FF0"/>
    <w:rsid w:val="00890CEA"/>
    <w:rsid w:val="00893687"/>
    <w:rsid w:val="008B313A"/>
    <w:rsid w:val="00916514"/>
    <w:rsid w:val="00925DBA"/>
    <w:rsid w:val="00927DFD"/>
    <w:rsid w:val="009400D5"/>
    <w:rsid w:val="00941CF7"/>
    <w:rsid w:val="0097322E"/>
    <w:rsid w:val="00974F30"/>
    <w:rsid w:val="009B781E"/>
    <w:rsid w:val="009C6D1D"/>
    <w:rsid w:val="009F795B"/>
    <w:rsid w:val="00A22392"/>
    <w:rsid w:val="00A3025C"/>
    <w:rsid w:val="00A31FC5"/>
    <w:rsid w:val="00A33A1F"/>
    <w:rsid w:val="00A52807"/>
    <w:rsid w:val="00A82FA0"/>
    <w:rsid w:val="00A950E4"/>
    <w:rsid w:val="00AA010A"/>
    <w:rsid w:val="00AA44AE"/>
    <w:rsid w:val="00AB560E"/>
    <w:rsid w:val="00AF573F"/>
    <w:rsid w:val="00B2610D"/>
    <w:rsid w:val="00B37A0E"/>
    <w:rsid w:val="00B4589B"/>
    <w:rsid w:val="00B50134"/>
    <w:rsid w:val="00B5162C"/>
    <w:rsid w:val="00B87051"/>
    <w:rsid w:val="00C11F16"/>
    <w:rsid w:val="00C1229B"/>
    <w:rsid w:val="00C14BD0"/>
    <w:rsid w:val="00C31EBC"/>
    <w:rsid w:val="00C53A4E"/>
    <w:rsid w:val="00C5415B"/>
    <w:rsid w:val="00CB16F8"/>
    <w:rsid w:val="00CB43A4"/>
    <w:rsid w:val="00CC6031"/>
    <w:rsid w:val="00D01CD7"/>
    <w:rsid w:val="00D049F6"/>
    <w:rsid w:val="00D27F24"/>
    <w:rsid w:val="00D41491"/>
    <w:rsid w:val="00D60689"/>
    <w:rsid w:val="00D92847"/>
    <w:rsid w:val="00DA097E"/>
    <w:rsid w:val="00DA6E8E"/>
    <w:rsid w:val="00DB6D7E"/>
    <w:rsid w:val="00DE710D"/>
    <w:rsid w:val="00E01DFD"/>
    <w:rsid w:val="00E12DF5"/>
    <w:rsid w:val="00E30D6C"/>
    <w:rsid w:val="00E448E7"/>
    <w:rsid w:val="00E62DFD"/>
    <w:rsid w:val="00E86169"/>
    <w:rsid w:val="00E903DE"/>
    <w:rsid w:val="00EC03D5"/>
    <w:rsid w:val="00EC12C2"/>
    <w:rsid w:val="00ED69D6"/>
    <w:rsid w:val="00EF036B"/>
    <w:rsid w:val="00F04FAD"/>
    <w:rsid w:val="00F111DE"/>
    <w:rsid w:val="00F133EA"/>
    <w:rsid w:val="00F247B9"/>
    <w:rsid w:val="00F3491F"/>
    <w:rsid w:val="00F714EE"/>
    <w:rsid w:val="00F76F76"/>
    <w:rsid w:val="00F84579"/>
    <w:rsid w:val="00F923DF"/>
    <w:rsid w:val="00FF1437"/>
    <w:rsid w:val="00FF5F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FBB8D9"/>
  <w15:chartTrackingRefBased/>
  <w15:docId w15:val="{4095D00C-6364-4C59-A40E-AAA0D38EB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34D8"/>
    <w:pPr>
      <w:spacing w:after="0" w:line="276" w:lineRule="auto"/>
    </w:pPr>
    <w:rPr>
      <w:rFonts w:ascii="Arial" w:eastAsia="Arial" w:hAnsi="Arial" w:cs="Arial"/>
      <w:lang w:val="en" w:eastAsia="en-IN"/>
    </w:rPr>
  </w:style>
  <w:style w:type="paragraph" w:styleId="Heading1">
    <w:name w:val="heading 1"/>
    <w:basedOn w:val="Normal"/>
    <w:next w:val="Normal"/>
    <w:link w:val="Heading1Char"/>
    <w:uiPriority w:val="9"/>
    <w:qFormat/>
    <w:rsid w:val="002A34D8"/>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rsid w:val="00437C2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92847"/>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34D8"/>
    <w:rPr>
      <w:rFonts w:ascii="Arial" w:eastAsia="Arial" w:hAnsi="Arial" w:cs="Arial"/>
      <w:sz w:val="40"/>
      <w:szCs w:val="40"/>
      <w:lang w:val="en" w:eastAsia="en-IN"/>
    </w:rPr>
  </w:style>
  <w:style w:type="character" w:customStyle="1" w:styleId="Heading2Char">
    <w:name w:val="Heading 2 Char"/>
    <w:basedOn w:val="DefaultParagraphFont"/>
    <w:link w:val="Heading2"/>
    <w:uiPriority w:val="9"/>
    <w:rsid w:val="00437C22"/>
    <w:rPr>
      <w:rFonts w:asciiTheme="majorHAnsi" w:eastAsiaTheme="majorEastAsia" w:hAnsiTheme="majorHAnsi" w:cstheme="majorBidi"/>
      <w:color w:val="2F5496" w:themeColor="accent1" w:themeShade="BF"/>
      <w:sz w:val="26"/>
      <w:szCs w:val="26"/>
      <w:lang w:val="en" w:eastAsia="en-IN"/>
    </w:rPr>
  </w:style>
  <w:style w:type="character" w:customStyle="1" w:styleId="hgkelc">
    <w:name w:val="hgkelc"/>
    <w:basedOn w:val="DefaultParagraphFont"/>
    <w:rsid w:val="00DA6E8E"/>
  </w:style>
  <w:style w:type="paragraph" w:styleId="NormalWeb">
    <w:name w:val="Normal (Web)"/>
    <w:basedOn w:val="Normal"/>
    <w:uiPriority w:val="99"/>
    <w:unhideWhenUsed/>
    <w:rsid w:val="00DA6E8E"/>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table" w:styleId="TableGrid">
    <w:name w:val="Table Grid"/>
    <w:basedOn w:val="TableNormal"/>
    <w:uiPriority w:val="39"/>
    <w:rsid w:val="00DA6E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974EB"/>
    <w:pPr>
      <w:tabs>
        <w:tab w:val="center" w:pos="4680"/>
        <w:tab w:val="right" w:pos="9360"/>
      </w:tabs>
      <w:spacing w:line="240" w:lineRule="auto"/>
    </w:pPr>
  </w:style>
  <w:style w:type="character" w:customStyle="1" w:styleId="HeaderChar">
    <w:name w:val="Header Char"/>
    <w:basedOn w:val="DefaultParagraphFont"/>
    <w:link w:val="Header"/>
    <w:uiPriority w:val="99"/>
    <w:rsid w:val="002974EB"/>
    <w:rPr>
      <w:rFonts w:ascii="Arial" w:eastAsia="Arial" w:hAnsi="Arial" w:cs="Arial"/>
      <w:lang w:val="en" w:eastAsia="en-IN"/>
    </w:rPr>
  </w:style>
  <w:style w:type="paragraph" w:styleId="Footer">
    <w:name w:val="footer"/>
    <w:basedOn w:val="Normal"/>
    <w:link w:val="FooterChar"/>
    <w:uiPriority w:val="99"/>
    <w:unhideWhenUsed/>
    <w:rsid w:val="002974EB"/>
    <w:pPr>
      <w:tabs>
        <w:tab w:val="center" w:pos="4680"/>
        <w:tab w:val="right" w:pos="9360"/>
      </w:tabs>
      <w:spacing w:line="240" w:lineRule="auto"/>
    </w:pPr>
  </w:style>
  <w:style w:type="character" w:customStyle="1" w:styleId="FooterChar">
    <w:name w:val="Footer Char"/>
    <w:basedOn w:val="DefaultParagraphFont"/>
    <w:link w:val="Footer"/>
    <w:uiPriority w:val="99"/>
    <w:rsid w:val="002974EB"/>
    <w:rPr>
      <w:rFonts w:ascii="Arial" w:eastAsia="Arial" w:hAnsi="Arial" w:cs="Arial"/>
      <w:lang w:val="en" w:eastAsia="en-IN"/>
    </w:rPr>
  </w:style>
  <w:style w:type="character" w:customStyle="1" w:styleId="Heading3Char">
    <w:name w:val="Heading 3 Char"/>
    <w:basedOn w:val="DefaultParagraphFont"/>
    <w:link w:val="Heading3"/>
    <w:uiPriority w:val="9"/>
    <w:rsid w:val="00D92847"/>
    <w:rPr>
      <w:rFonts w:asciiTheme="majorHAnsi" w:eastAsiaTheme="majorEastAsia" w:hAnsiTheme="majorHAnsi" w:cstheme="majorBidi"/>
      <w:color w:val="1F3763" w:themeColor="accent1" w:themeShade="7F"/>
      <w:sz w:val="24"/>
      <w:szCs w:val="24"/>
      <w:lang w:val="en" w:eastAsia="en-IN"/>
    </w:rPr>
  </w:style>
  <w:style w:type="character" w:styleId="Hyperlink">
    <w:name w:val="Hyperlink"/>
    <w:basedOn w:val="DefaultParagraphFont"/>
    <w:uiPriority w:val="99"/>
    <w:unhideWhenUsed/>
    <w:rsid w:val="00D92847"/>
    <w:rPr>
      <w:color w:val="0000FF"/>
      <w:u w:val="single"/>
    </w:rPr>
  </w:style>
  <w:style w:type="character" w:customStyle="1" w:styleId="UnresolvedMention1">
    <w:name w:val="Unresolved Mention1"/>
    <w:basedOn w:val="DefaultParagraphFont"/>
    <w:uiPriority w:val="99"/>
    <w:semiHidden/>
    <w:unhideWhenUsed/>
    <w:rsid w:val="00D92847"/>
    <w:rPr>
      <w:color w:val="605E5C"/>
      <w:shd w:val="clear" w:color="auto" w:fill="E1DFDD"/>
    </w:rPr>
  </w:style>
  <w:style w:type="character" w:customStyle="1" w:styleId="apple-tab-span">
    <w:name w:val="apple-tab-span"/>
    <w:basedOn w:val="DefaultParagraphFont"/>
    <w:rsid w:val="002906BB"/>
  </w:style>
  <w:style w:type="paragraph" w:styleId="TOCHeading">
    <w:name w:val="TOC Heading"/>
    <w:basedOn w:val="Heading1"/>
    <w:next w:val="Normal"/>
    <w:uiPriority w:val="39"/>
    <w:unhideWhenUsed/>
    <w:qFormat/>
    <w:rsid w:val="00F133EA"/>
    <w:pPr>
      <w:spacing w:before="240" w:after="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1">
    <w:name w:val="toc 1"/>
    <w:basedOn w:val="Normal"/>
    <w:next w:val="Normal"/>
    <w:autoRedefine/>
    <w:uiPriority w:val="39"/>
    <w:unhideWhenUsed/>
    <w:rsid w:val="00363D9D"/>
    <w:pPr>
      <w:tabs>
        <w:tab w:val="right" w:leader="dot" w:pos="9350"/>
      </w:tabs>
      <w:spacing w:after="100"/>
    </w:pPr>
  </w:style>
  <w:style w:type="paragraph" w:styleId="TOC2">
    <w:name w:val="toc 2"/>
    <w:basedOn w:val="Normal"/>
    <w:next w:val="Normal"/>
    <w:autoRedefine/>
    <w:uiPriority w:val="39"/>
    <w:unhideWhenUsed/>
    <w:rsid w:val="00F133EA"/>
    <w:pPr>
      <w:spacing w:after="100"/>
      <w:ind w:left="220"/>
    </w:pPr>
  </w:style>
  <w:style w:type="paragraph" w:styleId="TOC3">
    <w:name w:val="toc 3"/>
    <w:basedOn w:val="Normal"/>
    <w:next w:val="Normal"/>
    <w:autoRedefine/>
    <w:uiPriority w:val="39"/>
    <w:unhideWhenUsed/>
    <w:rsid w:val="00F133EA"/>
    <w:pPr>
      <w:spacing w:after="100"/>
      <w:ind w:left="440"/>
    </w:pPr>
  </w:style>
  <w:style w:type="paragraph" w:styleId="HTMLPreformatted">
    <w:name w:val="HTML Preformatted"/>
    <w:basedOn w:val="Normal"/>
    <w:link w:val="HTMLPreformattedChar"/>
    <w:uiPriority w:val="99"/>
    <w:unhideWhenUsed/>
    <w:rsid w:val="0001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010808"/>
    <w:rPr>
      <w:rFonts w:ascii="Courier New" w:eastAsia="Times New Roman" w:hAnsi="Courier New" w:cs="Courier New"/>
      <w:sz w:val="20"/>
      <w:szCs w:val="20"/>
    </w:rPr>
  </w:style>
  <w:style w:type="character" w:customStyle="1" w:styleId="kn">
    <w:name w:val="kn"/>
    <w:basedOn w:val="DefaultParagraphFont"/>
    <w:rsid w:val="00010808"/>
  </w:style>
  <w:style w:type="character" w:customStyle="1" w:styleId="nn">
    <w:name w:val="nn"/>
    <w:basedOn w:val="DefaultParagraphFont"/>
    <w:rsid w:val="00010808"/>
  </w:style>
  <w:style w:type="character" w:customStyle="1" w:styleId="k">
    <w:name w:val="k"/>
    <w:basedOn w:val="DefaultParagraphFont"/>
    <w:rsid w:val="00010808"/>
  </w:style>
  <w:style w:type="character" w:customStyle="1" w:styleId="o">
    <w:name w:val="o"/>
    <w:basedOn w:val="DefaultParagraphFont"/>
    <w:rsid w:val="00010808"/>
  </w:style>
  <w:style w:type="character" w:customStyle="1" w:styleId="n">
    <w:name w:val="n"/>
    <w:basedOn w:val="DefaultParagraphFont"/>
    <w:rsid w:val="00010808"/>
  </w:style>
  <w:style w:type="character" w:customStyle="1" w:styleId="fm">
    <w:name w:val="fm"/>
    <w:basedOn w:val="DefaultParagraphFont"/>
    <w:rsid w:val="00010808"/>
  </w:style>
  <w:style w:type="character" w:customStyle="1" w:styleId="p">
    <w:name w:val="p"/>
    <w:basedOn w:val="DefaultParagraphFont"/>
    <w:rsid w:val="00010808"/>
  </w:style>
  <w:style w:type="character" w:customStyle="1" w:styleId="bp">
    <w:name w:val="bp"/>
    <w:basedOn w:val="DefaultParagraphFont"/>
    <w:rsid w:val="00010808"/>
  </w:style>
  <w:style w:type="character" w:customStyle="1" w:styleId="mi">
    <w:name w:val="mi"/>
    <w:basedOn w:val="DefaultParagraphFont"/>
    <w:rsid w:val="00010808"/>
  </w:style>
  <w:style w:type="character" w:customStyle="1" w:styleId="c1">
    <w:name w:val="c1"/>
    <w:basedOn w:val="DefaultParagraphFont"/>
    <w:rsid w:val="00010808"/>
  </w:style>
  <w:style w:type="character" w:customStyle="1" w:styleId="s1">
    <w:name w:val="s1"/>
    <w:basedOn w:val="DefaultParagraphFont"/>
    <w:rsid w:val="00010808"/>
  </w:style>
  <w:style w:type="character" w:customStyle="1" w:styleId="s2">
    <w:name w:val="s2"/>
    <w:basedOn w:val="DefaultParagraphFont"/>
    <w:rsid w:val="00010808"/>
  </w:style>
  <w:style w:type="character" w:customStyle="1" w:styleId="ow">
    <w:name w:val="ow"/>
    <w:basedOn w:val="DefaultParagraphFont"/>
    <w:rsid w:val="00010808"/>
  </w:style>
  <w:style w:type="character" w:customStyle="1" w:styleId="nb">
    <w:name w:val="nb"/>
    <w:basedOn w:val="DefaultParagraphFont"/>
    <w:rsid w:val="00010808"/>
  </w:style>
  <w:style w:type="character" w:customStyle="1" w:styleId="kc">
    <w:name w:val="kc"/>
    <w:basedOn w:val="DefaultParagraphFont"/>
    <w:rsid w:val="00010808"/>
  </w:style>
  <w:style w:type="character" w:customStyle="1" w:styleId="mf">
    <w:name w:val="mf"/>
    <w:basedOn w:val="DefaultParagraphFont"/>
    <w:rsid w:val="004C1066"/>
  </w:style>
  <w:style w:type="character" w:customStyle="1" w:styleId="nf">
    <w:name w:val="nf"/>
    <w:basedOn w:val="DefaultParagraphFont"/>
    <w:rsid w:val="004C1066"/>
  </w:style>
  <w:style w:type="character" w:customStyle="1" w:styleId="nv">
    <w:name w:val="nv"/>
    <w:basedOn w:val="DefaultParagraphFont"/>
    <w:rsid w:val="004C1066"/>
  </w:style>
  <w:style w:type="character" w:customStyle="1" w:styleId="m">
    <w:name w:val="m"/>
    <w:basedOn w:val="DefaultParagraphFont"/>
    <w:rsid w:val="004C1066"/>
  </w:style>
  <w:style w:type="character" w:customStyle="1" w:styleId="pl-k">
    <w:name w:val="pl-k"/>
    <w:basedOn w:val="DefaultParagraphFont"/>
    <w:rsid w:val="007F0FD9"/>
  </w:style>
  <w:style w:type="character" w:customStyle="1" w:styleId="pl-s1">
    <w:name w:val="pl-s1"/>
    <w:basedOn w:val="DefaultParagraphFont"/>
    <w:rsid w:val="007F0FD9"/>
  </w:style>
  <w:style w:type="character" w:customStyle="1" w:styleId="pl-token">
    <w:name w:val="pl-token"/>
    <w:basedOn w:val="DefaultParagraphFont"/>
    <w:rsid w:val="007F0FD9"/>
  </w:style>
  <w:style w:type="character" w:customStyle="1" w:styleId="pl-c">
    <w:name w:val="pl-c"/>
    <w:basedOn w:val="DefaultParagraphFont"/>
    <w:rsid w:val="007F0FD9"/>
  </w:style>
  <w:style w:type="character" w:customStyle="1" w:styleId="pl-v">
    <w:name w:val="pl-v"/>
    <w:basedOn w:val="DefaultParagraphFont"/>
    <w:rsid w:val="007F0FD9"/>
  </w:style>
  <w:style w:type="character" w:customStyle="1" w:styleId="pl-c1">
    <w:name w:val="pl-c1"/>
    <w:basedOn w:val="DefaultParagraphFont"/>
    <w:rsid w:val="007F0FD9"/>
  </w:style>
  <w:style w:type="character" w:customStyle="1" w:styleId="pl-s">
    <w:name w:val="pl-s"/>
    <w:basedOn w:val="DefaultParagraphFont"/>
    <w:rsid w:val="007F0FD9"/>
  </w:style>
  <w:style w:type="character" w:customStyle="1" w:styleId="pl-en">
    <w:name w:val="pl-en"/>
    <w:basedOn w:val="DefaultParagraphFont"/>
    <w:rsid w:val="007F0FD9"/>
  </w:style>
  <w:style w:type="character" w:customStyle="1" w:styleId="pl-kos">
    <w:name w:val="pl-kos"/>
    <w:basedOn w:val="DefaultParagraphFont"/>
    <w:rsid w:val="007F0FD9"/>
  </w:style>
  <w:style w:type="character" w:customStyle="1" w:styleId="pl-ent">
    <w:name w:val="pl-ent"/>
    <w:basedOn w:val="DefaultParagraphFont"/>
    <w:rsid w:val="007F0FD9"/>
  </w:style>
  <w:style w:type="paragraph" w:styleId="ListParagraph">
    <w:name w:val="List Paragraph"/>
    <w:basedOn w:val="Normal"/>
    <w:uiPriority w:val="34"/>
    <w:qFormat/>
    <w:rsid w:val="0081065E"/>
    <w:pPr>
      <w:ind w:left="720"/>
      <w:contextualSpacing/>
    </w:pPr>
  </w:style>
  <w:style w:type="paragraph" w:customStyle="1" w:styleId="TableParagraph">
    <w:name w:val="Table Paragraph"/>
    <w:basedOn w:val="Normal"/>
    <w:uiPriority w:val="1"/>
    <w:qFormat/>
    <w:rsid w:val="002D52E1"/>
    <w:pPr>
      <w:widowControl w:val="0"/>
      <w:autoSpaceDE w:val="0"/>
      <w:autoSpaceDN w:val="0"/>
      <w:spacing w:line="240" w:lineRule="auto"/>
      <w:ind w:left="94"/>
    </w:pPr>
    <w:rPr>
      <w:rFonts w:ascii="Arial MT" w:eastAsia="Times New Roman" w:hAnsi="Arial MT" w:cs="Times New Roman"/>
      <w:lang w:val="en-IN"/>
    </w:rPr>
  </w:style>
  <w:style w:type="table" w:styleId="PlainTable1">
    <w:name w:val="Plain Table 1"/>
    <w:basedOn w:val="TableNormal"/>
    <w:uiPriority w:val="41"/>
    <w:rsid w:val="002D52E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odyText">
    <w:name w:val="Body Text"/>
    <w:basedOn w:val="Normal"/>
    <w:link w:val="BodyTextChar"/>
    <w:uiPriority w:val="99"/>
    <w:unhideWhenUsed/>
    <w:rsid w:val="008523C6"/>
    <w:pPr>
      <w:widowControl w:val="0"/>
      <w:autoSpaceDE w:val="0"/>
      <w:autoSpaceDN w:val="0"/>
      <w:spacing w:line="240" w:lineRule="auto"/>
    </w:pPr>
    <w:rPr>
      <w:rFonts w:ascii="Calibri" w:eastAsia="Times New Roman" w:hAnsi="Calibri" w:cs="Calibri"/>
      <w:sz w:val="20"/>
      <w:szCs w:val="20"/>
      <w:lang w:val="en-IN"/>
    </w:rPr>
  </w:style>
  <w:style w:type="character" w:customStyle="1" w:styleId="BodyTextChar">
    <w:name w:val="Body Text Char"/>
    <w:basedOn w:val="DefaultParagraphFont"/>
    <w:link w:val="BodyText"/>
    <w:uiPriority w:val="99"/>
    <w:rsid w:val="008523C6"/>
    <w:rPr>
      <w:rFonts w:ascii="Calibri" w:eastAsia="Times New Roman" w:hAnsi="Calibri" w:cs="Calibri"/>
      <w:sz w:val="20"/>
      <w:szCs w:val="20"/>
      <w:lang w:val="en-IN" w:eastAsia="en-IN"/>
    </w:rPr>
  </w:style>
  <w:style w:type="paragraph" w:styleId="Revision">
    <w:name w:val="Revision"/>
    <w:hidden/>
    <w:uiPriority w:val="99"/>
    <w:semiHidden/>
    <w:rsid w:val="00CB16F8"/>
    <w:pPr>
      <w:spacing w:after="0" w:line="240" w:lineRule="auto"/>
    </w:pPr>
    <w:rPr>
      <w:rFonts w:ascii="Arial" w:eastAsia="Arial" w:hAnsi="Arial" w:cs="Arial"/>
      <w:lang w:val="en" w:eastAsia="en-IN"/>
    </w:rPr>
  </w:style>
  <w:style w:type="character" w:styleId="UnresolvedMention">
    <w:name w:val="Unresolved Mention"/>
    <w:basedOn w:val="DefaultParagraphFont"/>
    <w:uiPriority w:val="99"/>
    <w:semiHidden/>
    <w:unhideWhenUsed/>
    <w:rsid w:val="00974F30"/>
    <w:rPr>
      <w:color w:val="605E5C"/>
      <w:shd w:val="clear" w:color="auto" w:fill="E1DFDD"/>
    </w:rPr>
  </w:style>
  <w:style w:type="character" w:styleId="FollowedHyperlink">
    <w:name w:val="FollowedHyperlink"/>
    <w:basedOn w:val="DefaultParagraphFont"/>
    <w:uiPriority w:val="99"/>
    <w:semiHidden/>
    <w:unhideWhenUsed/>
    <w:rsid w:val="0097322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9905">
      <w:bodyDiv w:val="1"/>
      <w:marLeft w:val="0"/>
      <w:marRight w:val="0"/>
      <w:marTop w:val="0"/>
      <w:marBottom w:val="0"/>
      <w:divBdr>
        <w:top w:val="none" w:sz="0" w:space="0" w:color="auto"/>
        <w:left w:val="none" w:sz="0" w:space="0" w:color="auto"/>
        <w:bottom w:val="none" w:sz="0" w:space="0" w:color="auto"/>
        <w:right w:val="none" w:sz="0" w:space="0" w:color="auto"/>
      </w:divBdr>
    </w:div>
    <w:div w:id="8529699">
      <w:bodyDiv w:val="1"/>
      <w:marLeft w:val="0"/>
      <w:marRight w:val="0"/>
      <w:marTop w:val="0"/>
      <w:marBottom w:val="0"/>
      <w:divBdr>
        <w:top w:val="none" w:sz="0" w:space="0" w:color="auto"/>
        <w:left w:val="none" w:sz="0" w:space="0" w:color="auto"/>
        <w:bottom w:val="none" w:sz="0" w:space="0" w:color="auto"/>
        <w:right w:val="none" w:sz="0" w:space="0" w:color="auto"/>
      </w:divBdr>
    </w:div>
    <w:div w:id="18093398">
      <w:bodyDiv w:val="1"/>
      <w:marLeft w:val="0"/>
      <w:marRight w:val="0"/>
      <w:marTop w:val="0"/>
      <w:marBottom w:val="0"/>
      <w:divBdr>
        <w:top w:val="none" w:sz="0" w:space="0" w:color="auto"/>
        <w:left w:val="none" w:sz="0" w:space="0" w:color="auto"/>
        <w:bottom w:val="none" w:sz="0" w:space="0" w:color="auto"/>
        <w:right w:val="none" w:sz="0" w:space="0" w:color="auto"/>
      </w:divBdr>
    </w:div>
    <w:div w:id="18898681">
      <w:bodyDiv w:val="1"/>
      <w:marLeft w:val="0"/>
      <w:marRight w:val="0"/>
      <w:marTop w:val="0"/>
      <w:marBottom w:val="0"/>
      <w:divBdr>
        <w:top w:val="none" w:sz="0" w:space="0" w:color="auto"/>
        <w:left w:val="none" w:sz="0" w:space="0" w:color="auto"/>
        <w:bottom w:val="none" w:sz="0" w:space="0" w:color="auto"/>
        <w:right w:val="none" w:sz="0" w:space="0" w:color="auto"/>
      </w:divBdr>
    </w:div>
    <w:div w:id="32773260">
      <w:bodyDiv w:val="1"/>
      <w:marLeft w:val="0"/>
      <w:marRight w:val="0"/>
      <w:marTop w:val="0"/>
      <w:marBottom w:val="0"/>
      <w:divBdr>
        <w:top w:val="none" w:sz="0" w:space="0" w:color="auto"/>
        <w:left w:val="none" w:sz="0" w:space="0" w:color="auto"/>
        <w:bottom w:val="none" w:sz="0" w:space="0" w:color="auto"/>
        <w:right w:val="none" w:sz="0" w:space="0" w:color="auto"/>
      </w:divBdr>
    </w:div>
    <w:div w:id="39012724">
      <w:bodyDiv w:val="1"/>
      <w:marLeft w:val="0"/>
      <w:marRight w:val="0"/>
      <w:marTop w:val="0"/>
      <w:marBottom w:val="0"/>
      <w:divBdr>
        <w:top w:val="none" w:sz="0" w:space="0" w:color="auto"/>
        <w:left w:val="none" w:sz="0" w:space="0" w:color="auto"/>
        <w:bottom w:val="none" w:sz="0" w:space="0" w:color="auto"/>
        <w:right w:val="none" w:sz="0" w:space="0" w:color="auto"/>
      </w:divBdr>
    </w:div>
    <w:div w:id="44334093">
      <w:bodyDiv w:val="1"/>
      <w:marLeft w:val="0"/>
      <w:marRight w:val="0"/>
      <w:marTop w:val="0"/>
      <w:marBottom w:val="0"/>
      <w:divBdr>
        <w:top w:val="none" w:sz="0" w:space="0" w:color="auto"/>
        <w:left w:val="none" w:sz="0" w:space="0" w:color="auto"/>
        <w:bottom w:val="none" w:sz="0" w:space="0" w:color="auto"/>
        <w:right w:val="none" w:sz="0" w:space="0" w:color="auto"/>
      </w:divBdr>
    </w:div>
    <w:div w:id="63339547">
      <w:bodyDiv w:val="1"/>
      <w:marLeft w:val="0"/>
      <w:marRight w:val="0"/>
      <w:marTop w:val="0"/>
      <w:marBottom w:val="0"/>
      <w:divBdr>
        <w:top w:val="none" w:sz="0" w:space="0" w:color="auto"/>
        <w:left w:val="none" w:sz="0" w:space="0" w:color="auto"/>
        <w:bottom w:val="none" w:sz="0" w:space="0" w:color="auto"/>
        <w:right w:val="none" w:sz="0" w:space="0" w:color="auto"/>
      </w:divBdr>
    </w:div>
    <w:div w:id="63726587">
      <w:bodyDiv w:val="1"/>
      <w:marLeft w:val="0"/>
      <w:marRight w:val="0"/>
      <w:marTop w:val="0"/>
      <w:marBottom w:val="0"/>
      <w:divBdr>
        <w:top w:val="none" w:sz="0" w:space="0" w:color="auto"/>
        <w:left w:val="none" w:sz="0" w:space="0" w:color="auto"/>
        <w:bottom w:val="none" w:sz="0" w:space="0" w:color="auto"/>
        <w:right w:val="none" w:sz="0" w:space="0" w:color="auto"/>
      </w:divBdr>
    </w:div>
    <w:div w:id="117067367">
      <w:bodyDiv w:val="1"/>
      <w:marLeft w:val="0"/>
      <w:marRight w:val="0"/>
      <w:marTop w:val="0"/>
      <w:marBottom w:val="0"/>
      <w:divBdr>
        <w:top w:val="none" w:sz="0" w:space="0" w:color="auto"/>
        <w:left w:val="none" w:sz="0" w:space="0" w:color="auto"/>
        <w:bottom w:val="none" w:sz="0" w:space="0" w:color="auto"/>
        <w:right w:val="none" w:sz="0" w:space="0" w:color="auto"/>
      </w:divBdr>
    </w:div>
    <w:div w:id="124467764">
      <w:bodyDiv w:val="1"/>
      <w:marLeft w:val="0"/>
      <w:marRight w:val="0"/>
      <w:marTop w:val="0"/>
      <w:marBottom w:val="0"/>
      <w:divBdr>
        <w:top w:val="none" w:sz="0" w:space="0" w:color="auto"/>
        <w:left w:val="none" w:sz="0" w:space="0" w:color="auto"/>
        <w:bottom w:val="none" w:sz="0" w:space="0" w:color="auto"/>
        <w:right w:val="none" w:sz="0" w:space="0" w:color="auto"/>
      </w:divBdr>
    </w:div>
    <w:div w:id="138692513">
      <w:bodyDiv w:val="1"/>
      <w:marLeft w:val="0"/>
      <w:marRight w:val="0"/>
      <w:marTop w:val="0"/>
      <w:marBottom w:val="0"/>
      <w:divBdr>
        <w:top w:val="none" w:sz="0" w:space="0" w:color="auto"/>
        <w:left w:val="none" w:sz="0" w:space="0" w:color="auto"/>
        <w:bottom w:val="none" w:sz="0" w:space="0" w:color="auto"/>
        <w:right w:val="none" w:sz="0" w:space="0" w:color="auto"/>
      </w:divBdr>
    </w:div>
    <w:div w:id="146674463">
      <w:bodyDiv w:val="1"/>
      <w:marLeft w:val="0"/>
      <w:marRight w:val="0"/>
      <w:marTop w:val="0"/>
      <w:marBottom w:val="0"/>
      <w:divBdr>
        <w:top w:val="none" w:sz="0" w:space="0" w:color="auto"/>
        <w:left w:val="none" w:sz="0" w:space="0" w:color="auto"/>
        <w:bottom w:val="none" w:sz="0" w:space="0" w:color="auto"/>
        <w:right w:val="none" w:sz="0" w:space="0" w:color="auto"/>
      </w:divBdr>
    </w:div>
    <w:div w:id="159734057">
      <w:bodyDiv w:val="1"/>
      <w:marLeft w:val="0"/>
      <w:marRight w:val="0"/>
      <w:marTop w:val="0"/>
      <w:marBottom w:val="0"/>
      <w:divBdr>
        <w:top w:val="none" w:sz="0" w:space="0" w:color="auto"/>
        <w:left w:val="none" w:sz="0" w:space="0" w:color="auto"/>
        <w:bottom w:val="none" w:sz="0" w:space="0" w:color="auto"/>
        <w:right w:val="none" w:sz="0" w:space="0" w:color="auto"/>
      </w:divBdr>
    </w:div>
    <w:div w:id="183175384">
      <w:bodyDiv w:val="1"/>
      <w:marLeft w:val="0"/>
      <w:marRight w:val="0"/>
      <w:marTop w:val="0"/>
      <w:marBottom w:val="0"/>
      <w:divBdr>
        <w:top w:val="none" w:sz="0" w:space="0" w:color="auto"/>
        <w:left w:val="none" w:sz="0" w:space="0" w:color="auto"/>
        <w:bottom w:val="none" w:sz="0" w:space="0" w:color="auto"/>
        <w:right w:val="none" w:sz="0" w:space="0" w:color="auto"/>
      </w:divBdr>
    </w:div>
    <w:div w:id="188840310">
      <w:bodyDiv w:val="1"/>
      <w:marLeft w:val="0"/>
      <w:marRight w:val="0"/>
      <w:marTop w:val="0"/>
      <w:marBottom w:val="0"/>
      <w:divBdr>
        <w:top w:val="none" w:sz="0" w:space="0" w:color="auto"/>
        <w:left w:val="none" w:sz="0" w:space="0" w:color="auto"/>
        <w:bottom w:val="none" w:sz="0" w:space="0" w:color="auto"/>
        <w:right w:val="none" w:sz="0" w:space="0" w:color="auto"/>
      </w:divBdr>
      <w:divsChild>
        <w:div w:id="541556277">
          <w:marLeft w:val="0"/>
          <w:marRight w:val="0"/>
          <w:marTop w:val="0"/>
          <w:marBottom w:val="0"/>
          <w:divBdr>
            <w:top w:val="none" w:sz="0" w:space="0" w:color="auto"/>
            <w:left w:val="none" w:sz="0" w:space="0" w:color="auto"/>
            <w:bottom w:val="none" w:sz="0" w:space="0" w:color="auto"/>
            <w:right w:val="none" w:sz="0" w:space="0" w:color="auto"/>
          </w:divBdr>
          <w:divsChild>
            <w:div w:id="1259680559">
              <w:marLeft w:val="0"/>
              <w:marRight w:val="0"/>
              <w:marTop w:val="0"/>
              <w:marBottom w:val="0"/>
              <w:divBdr>
                <w:top w:val="none" w:sz="0" w:space="0" w:color="auto"/>
                <w:left w:val="none" w:sz="0" w:space="0" w:color="auto"/>
                <w:bottom w:val="none" w:sz="0" w:space="0" w:color="auto"/>
                <w:right w:val="none" w:sz="0" w:space="0" w:color="auto"/>
              </w:divBdr>
              <w:divsChild>
                <w:div w:id="469252202">
                  <w:marLeft w:val="0"/>
                  <w:marRight w:val="0"/>
                  <w:marTop w:val="0"/>
                  <w:marBottom w:val="0"/>
                  <w:divBdr>
                    <w:top w:val="none" w:sz="0" w:space="0" w:color="auto"/>
                    <w:left w:val="none" w:sz="0" w:space="0" w:color="auto"/>
                    <w:bottom w:val="none" w:sz="0" w:space="0" w:color="auto"/>
                    <w:right w:val="none" w:sz="0" w:space="0" w:color="auto"/>
                  </w:divBdr>
                  <w:divsChild>
                    <w:div w:id="2111582776">
                      <w:marLeft w:val="0"/>
                      <w:marRight w:val="0"/>
                      <w:marTop w:val="0"/>
                      <w:marBottom w:val="0"/>
                      <w:divBdr>
                        <w:top w:val="none" w:sz="0" w:space="0" w:color="auto"/>
                        <w:left w:val="none" w:sz="0" w:space="0" w:color="auto"/>
                        <w:bottom w:val="none" w:sz="0" w:space="0" w:color="auto"/>
                        <w:right w:val="none" w:sz="0" w:space="0" w:color="auto"/>
                      </w:divBdr>
                      <w:divsChild>
                        <w:div w:id="202836559">
                          <w:marLeft w:val="0"/>
                          <w:marRight w:val="0"/>
                          <w:marTop w:val="0"/>
                          <w:marBottom w:val="0"/>
                          <w:divBdr>
                            <w:top w:val="none" w:sz="0" w:space="0" w:color="auto"/>
                            <w:left w:val="none" w:sz="0" w:space="0" w:color="auto"/>
                            <w:bottom w:val="none" w:sz="0" w:space="0" w:color="auto"/>
                            <w:right w:val="none" w:sz="0" w:space="0" w:color="auto"/>
                          </w:divBdr>
                          <w:divsChild>
                            <w:div w:id="8951668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52765935">
          <w:marLeft w:val="0"/>
          <w:marRight w:val="0"/>
          <w:marTop w:val="0"/>
          <w:marBottom w:val="0"/>
          <w:divBdr>
            <w:top w:val="none" w:sz="0" w:space="0" w:color="auto"/>
            <w:left w:val="none" w:sz="0" w:space="0" w:color="auto"/>
            <w:bottom w:val="none" w:sz="0" w:space="0" w:color="auto"/>
            <w:right w:val="none" w:sz="0" w:space="0" w:color="auto"/>
          </w:divBdr>
          <w:divsChild>
            <w:div w:id="1359895924">
              <w:marLeft w:val="0"/>
              <w:marRight w:val="0"/>
              <w:marTop w:val="0"/>
              <w:marBottom w:val="0"/>
              <w:divBdr>
                <w:top w:val="none" w:sz="0" w:space="0" w:color="auto"/>
                <w:left w:val="none" w:sz="0" w:space="0" w:color="auto"/>
                <w:bottom w:val="none" w:sz="0" w:space="0" w:color="auto"/>
                <w:right w:val="none" w:sz="0" w:space="0" w:color="auto"/>
              </w:divBdr>
              <w:divsChild>
                <w:div w:id="1308168609">
                  <w:marLeft w:val="0"/>
                  <w:marRight w:val="0"/>
                  <w:marTop w:val="0"/>
                  <w:marBottom w:val="0"/>
                  <w:divBdr>
                    <w:top w:val="none" w:sz="0" w:space="0" w:color="auto"/>
                    <w:left w:val="none" w:sz="0" w:space="0" w:color="auto"/>
                    <w:bottom w:val="none" w:sz="0" w:space="0" w:color="auto"/>
                    <w:right w:val="none" w:sz="0" w:space="0" w:color="auto"/>
                  </w:divBdr>
                  <w:divsChild>
                    <w:div w:id="109397272">
                      <w:marLeft w:val="0"/>
                      <w:marRight w:val="0"/>
                      <w:marTop w:val="0"/>
                      <w:marBottom w:val="0"/>
                      <w:divBdr>
                        <w:top w:val="none" w:sz="0" w:space="0" w:color="auto"/>
                        <w:left w:val="none" w:sz="0" w:space="0" w:color="auto"/>
                        <w:bottom w:val="none" w:sz="0" w:space="0" w:color="auto"/>
                        <w:right w:val="none" w:sz="0" w:space="0" w:color="auto"/>
                      </w:divBdr>
                      <w:divsChild>
                        <w:div w:id="1874733819">
                          <w:marLeft w:val="0"/>
                          <w:marRight w:val="0"/>
                          <w:marTop w:val="0"/>
                          <w:marBottom w:val="0"/>
                          <w:divBdr>
                            <w:top w:val="none" w:sz="0" w:space="0" w:color="auto"/>
                            <w:left w:val="none" w:sz="0" w:space="0" w:color="auto"/>
                            <w:bottom w:val="none" w:sz="0" w:space="0" w:color="auto"/>
                            <w:right w:val="none" w:sz="0" w:space="0" w:color="auto"/>
                          </w:divBdr>
                          <w:divsChild>
                            <w:div w:id="13810542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267347">
      <w:bodyDiv w:val="1"/>
      <w:marLeft w:val="0"/>
      <w:marRight w:val="0"/>
      <w:marTop w:val="0"/>
      <w:marBottom w:val="0"/>
      <w:divBdr>
        <w:top w:val="none" w:sz="0" w:space="0" w:color="auto"/>
        <w:left w:val="none" w:sz="0" w:space="0" w:color="auto"/>
        <w:bottom w:val="none" w:sz="0" w:space="0" w:color="auto"/>
        <w:right w:val="none" w:sz="0" w:space="0" w:color="auto"/>
      </w:divBdr>
    </w:div>
    <w:div w:id="197620898">
      <w:bodyDiv w:val="1"/>
      <w:marLeft w:val="0"/>
      <w:marRight w:val="0"/>
      <w:marTop w:val="0"/>
      <w:marBottom w:val="0"/>
      <w:divBdr>
        <w:top w:val="none" w:sz="0" w:space="0" w:color="auto"/>
        <w:left w:val="none" w:sz="0" w:space="0" w:color="auto"/>
        <w:bottom w:val="none" w:sz="0" w:space="0" w:color="auto"/>
        <w:right w:val="none" w:sz="0" w:space="0" w:color="auto"/>
      </w:divBdr>
    </w:div>
    <w:div w:id="221329892">
      <w:bodyDiv w:val="1"/>
      <w:marLeft w:val="0"/>
      <w:marRight w:val="0"/>
      <w:marTop w:val="0"/>
      <w:marBottom w:val="0"/>
      <w:divBdr>
        <w:top w:val="none" w:sz="0" w:space="0" w:color="auto"/>
        <w:left w:val="none" w:sz="0" w:space="0" w:color="auto"/>
        <w:bottom w:val="none" w:sz="0" w:space="0" w:color="auto"/>
        <w:right w:val="none" w:sz="0" w:space="0" w:color="auto"/>
      </w:divBdr>
    </w:div>
    <w:div w:id="276758737">
      <w:bodyDiv w:val="1"/>
      <w:marLeft w:val="0"/>
      <w:marRight w:val="0"/>
      <w:marTop w:val="0"/>
      <w:marBottom w:val="0"/>
      <w:divBdr>
        <w:top w:val="none" w:sz="0" w:space="0" w:color="auto"/>
        <w:left w:val="none" w:sz="0" w:space="0" w:color="auto"/>
        <w:bottom w:val="none" w:sz="0" w:space="0" w:color="auto"/>
        <w:right w:val="none" w:sz="0" w:space="0" w:color="auto"/>
      </w:divBdr>
    </w:div>
    <w:div w:id="291450433">
      <w:bodyDiv w:val="1"/>
      <w:marLeft w:val="0"/>
      <w:marRight w:val="0"/>
      <w:marTop w:val="0"/>
      <w:marBottom w:val="0"/>
      <w:divBdr>
        <w:top w:val="none" w:sz="0" w:space="0" w:color="auto"/>
        <w:left w:val="none" w:sz="0" w:space="0" w:color="auto"/>
        <w:bottom w:val="none" w:sz="0" w:space="0" w:color="auto"/>
        <w:right w:val="none" w:sz="0" w:space="0" w:color="auto"/>
      </w:divBdr>
    </w:div>
    <w:div w:id="303505202">
      <w:bodyDiv w:val="1"/>
      <w:marLeft w:val="0"/>
      <w:marRight w:val="0"/>
      <w:marTop w:val="0"/>
      <w:marBottom w:val="0"/>
      <w:divBdr>
        <w:top w:val="none" w:sz="0" w:space="0" w:color="auto"/>
        <w:left w:val="none" w:sz="0" w:space="0" w:color="auto"/>
        <w:bottom w:val="none" w:sz="0" w:space="0" w:color="auto"/>
        <w:right w:val="none" w:sz="0" w:space="0" w:color="auto"/>
      </w:divBdr>
    </w:div>
    <w:div w:id="307248128">
      <w:bodyDiv w:val="1"/>
      <w:marLeft w:val="0"/>
      <w:marRight w:val="0"/>
      <w:marTop w:val="0"/>
      <w:marBottom w:val="0"/>
      <w:divBdr>
        <w:top w:val="none" w:sz="0" w:space="0" w:color="auto"/>
        <w:left w:val="none" w:sz="0" w:space="0" w:color="auto"/>
        <w:bottom w:val="none" w:sz="0" w:space="0" w:color="auto"/>
        <w:right w:val="none" w:sz="0" w:space="0" w:color="auto"/>
      </w:divBdr>
    </w:div>
    <w:div w:id="312291857">
      <w:bodyDiv w:val="1"/>
      <w:marLeft w:val="0"/>
      <w:marRight w:val="0"/>
      <w:marTop w:val="0"/>
      <w:marBottom w:val="0"/>
      <w:divBdr>
        <w:top w:val="none" w:sz="0" w:space="0" w:color="auto"/>
        <w:left w:val="none" w:sz="0" w:space="0" w:color="auto"/>
        <w:bottom w:val="none" w:sz="0" w:space="0" w:color="auto"/>
        <w:right w:val="none" w:sz="0" w:space="0" w:color="auto"/>
      </w:divBdr>
    </w:div>
    <w:div w:id="318072991">
      <w:bodyDiv w:val="1"/>
      <w:marLeft w:val="0"/>
      <w:marRight w:val="0"/>
      <w:marTop w:val="0"/>
      <w:marBottom w:val="0"/>
      <w:divBdr>
        <w:top w:val="none" w:sz="0" w:space="0" w:color="auto"/>
        <w:left w:val="none" w:sz="0" w:space="0" w:color="auto"/>
        <w:bottom w:val="none" w:sz="0" w:space="0" w:color="auto"/>
        <w:right w:val="none" w:sz="0" w:space="0" w:color="auto"/>
      </w:divBdr>
    </w:div>
    <w:div w:id="352272057">
      <w:bodyDiv w:val="1"/>
      <w:marLeft w:val="0"/>
      <w:marRight w:val="0"/>
      <w:marTop w:val="0"/>
      <w:marBottom w:val="0"/>
      <w:divBdr>
        <w:top w:val="none" w:sz="0" w:space="0" w:color="auto"/>
        <w:left w:val="none" w:sz="0" w:space="0" w:color="auto"/>
        <w:bottom w:val="none" w:sz="0" w:space="0" w:color="auto"/>
        <w:right w:val="none" w:sz="0" w:space="0" w:color="auto"/>
      </w:divBdr>
    </w:div>
    <w:div w:id="369457951">
      <w:bodyDiv w:val="1"/>
      <w:marLeft w:val="0"/>
      <w:marRight w:val="0"/>
      <w:marTop w:val="0"/>
      <w:marBottom w:val="0"/>
      <w:divBdr>
        <w:top w:val="none" w:sz="0" w:space="0" w:color="auto"/>
        <w:left w:val="none" w:sz="0" w:space="0" w:color="auto"/>
        <w:bottom w:val="none" w:sz="0" w:space="0" w:color="auto"/>
        <w:right w:val="none" w:sz="0" w:space="0" w:color="auto"/>
      </w:divBdr>
    </w:div>
    <w:div w:id="434716116">
      <w:bodyDiv w:val="1"/>
      <w:marLeft w:val="0"/>
      <w:marRight w:val="0"/>
      <w:marTop w:val="0"/>
      <w:marBottom w:val="0"/>
      <w:divBdr>
        <w:top w:val="none" w:sz="0" w:space="0" w:color="auto"/>
        <w:left w:val="none" w:sz="0" w:space="0" w:color="auto"/>
        <w:bottom w:val="none" w:sz="0" w:space="0" w:color="auto"/>
        <w:right w:val="none" w:sz="0" w:space="0" w:color="auto"/>
      </w:divBdr>
    </w:div>
    <w:div w:id="474303515">
      <w:bodyDiv w:val="1"/>
      <w:marLeft w:val="0"/>
      <w:marRight w:val="0"/>
      <w:marTop w:val="0"/>
      <w:marBottom w:val="0"/>
      <w:divBdr>
        <w:top w:val="none" w:sz="0" w:space="0" w:color="auto"/>
        <w:left w:val="none" w:sz="0" w:space="0" w:color="auto"/>
        <w:bottom w:val="none" w:sz="0" w:space="0" w:color="auto"/>
        <w:right w:val="none" w:sz="0" w:space="0" w:color="auto"/>
      </w:divBdr>
    </w:div>
    <w:div w:id="478107693">
      <w:bodyDiv w:val="1"/>
      <w:marLeft w:val="0"/>
      <w:marRight w:val="0"/>
      <w:marTop w:val="0"/>
      <w:marBottom w:val="0"/>
      <w:divBdr>
        <w:top w:val="none" w:sz="0" w:space="0" w:color="auto"/>
        <w:left w:val="none" w:sz="0" w:space="0" w:color="auto"/>
        <w:bottom w:val="none" w:sz="0" w:space="0" w:color="auto"/>
        <w:right w:val="none" w:sz="0" w:space="0" w:color="auto"/>
      </w:divBdr>
    </w:div>
    <w:div w:id="484705026">
      <w:bodyDiv w:val="1"/>
      <w:marLeft w:val="0"/>
      <w:marRight w:val="0"/>
      <w:marTop w:val="0"/>
      <w:marBottom w:val="0"/>
      <w:divBdr>
        <w:top w:val="none" w:sz="0" w:space="0" w:color="auto"/>
        <w:left w:val="none" w:sz="0" w:space="0" w:color="auto"/>
        <w:bottom w:val="none" w:sz="0" w:space="0" w:color="auto"/>
        <w:right w:val="none" w:sz="0" w:space="0" w:color="auto"/>
      </w:divBdr>
    </w:div>
    <w:div w:id="533230294">
      <w:bodyDiv w:val="1"/>
      <w:marLeft w:val="0"/>
      <w:marRight w:val="0"/>
      <w:marTop w:val="0"/>
      <w:marBottom w:val="0"/>
      <w:divBdr>
        <w:top w:val="none" w:sz="0" w:space="0" w:color="auto"/>
        <w:left w:val="none" w:sz="0" w:space="0" w:color="auto"/>
        <w:bottom w:val="none" w:sz="0" w:space="0" w:color="auto"/>
        <w:right w:val="none" w:sz="0" w:space="0" w:color="auto"/>
      </w:divBdr>
    </w:div>
    <w:div w:id="544105156">
      <w:bodyDiv w:val="1"/>
      <w:marLeft w:val="0"/>
      <w:marRight w:val="0"/>
      <w:marTop w:val="0"/>
      <w:marBottom w:val="0"/>
      <w:divBdr>
        <w:top w:val="none" w:sz="0" w:space="0" w:color="auto"/>
        <w:left w:val="none" w:sz="0" w:space="0" w:color="auto"/>
        <w:bottom w:val="none" w:sz="0" w:space="0" w:color="auto"/>
        <w:right w:val="none" w:sz="0" w:space="0" w:color="auto"/>
      </w:divBdr>
    </w:div>
    <w:div w:id="581716146">
      <w:bodyDiv w:val="1"/>
      <w:marLeft w:val="0"/>
      <w:marRight w:val="0"/>
      <w:marTop w:val="0"/>
      <w:marBottom w:val="0"/>
      <w:divBdr>
        <w:top w:val="none" w:sz="0" w:space="0" w:color="auto"/>
        <w:left w:val="none" w:sz="0" w:space="0" w:color="auto"/>
        <w:bottom w:val="none" w:sz="0" w:space="0" w:color="auto"/>
        <w:right w:val="none" w:sz="0" w:space="0" w:color="auto"/>
      </w:divBdr>
    </w:div>
    <w:div w:id="629089244">
      <w:bodyDiv w:val="1"/>
      <w:marLeft w:val="0"/>
      <w:marRight w:val="0"/>
      <w:marTop w:val="0"/>
      <w:marBottom w:val="0"/>
      <w:divBdr>
        <w:top w:val="none" w:sz="0" w:space="0" w:color="auto"/>
        <w:left w:val="none" w:sz="0" w:space="0" w:color="auto"/>
        <w:bottom w:val="none" w:sz="0" w:space="0" w:color="auto"/>
        <w:right w:val="none" w:sz="0" w:space="0" w:color="auto"/>
      </w:divBdr>
    </w:div>
    <w:div w:id="629823599">
      <w:bodyDiv w:val="1"/>
      <w:marLeft w:val="0"/>
      <w:marRight w:val="0"/>
      <w:marTop w:val="0"/>
      <w:marBottom w:val="0"/>
      <w:divBdr>
        <w:top w:val="none" w:sz="0" w:space="0" w:color="auto"/>
        <w:left w:val="none" w:sz="0" w:space="0" w:color="auto"/>
        <w:bottom w:val="none" w:sz="0" w:space="0" w:color="auto"/>
        <w:right w:val="none" w:sz="0" w:space="0" w:color="auto"/>
      </w:divBdr>
    </w:div>
    <w:div w:id="639572941">
      <w:bodyDiv w:val="1"/>
      <w:marLeft w:val="0"/>
      <w:marRight w:val="0"/>
      <w:marTop w:val="0"/>
      <w:marBottom w:val="0"/>
      <w:divBdr>
        <w:top w:val="none" w:sz="0" w:space="0" w:color="auto"/>
        <w:left w:val="none" w:sz="0" w:space="0" w:color="auto"/>
        <w:bottom w:val="none" w:sz="0" w:space="0" w:color="auto"/>
        <w:right w:val="none" w:sz="0" w:space="0" w:color="auto"/>
      </w:divBdr>
    </w:div>
    <w:div w:id="660544217">
      <w:bodyDiv w:val="1"/>
      <w:marLeft w:val="0"/>
      <w:marRight w:val="0"/>
      <w:marTop w:val="0"/>
      <w:marBottom w:val="0"/>
      <w:divBdr>
        <w:top w:val="none" w:sz="0" w:space="0" w:color="auto"/>
        <w:left w:val="none" w:sz="0" w:space="0" w:color="auto"/>
        <w:bottom w:val="none" w:sz="0" w:space="0" w:color="auto"/>
        <w:right w:val="none" w:sz="0" w:space="0" w:color="auto"/>
      </w:divBdr>
    </w:div>
    <w:div w:id="673993362">
      <w:bodyDiv w:val="1"/>
      <w:marLeft w:val="0"/>
      <w:marRight w:val="0"/>
      <w:marTop w:val="0"/>
      <w:marBottom w:val="0"/>
      <w:divBdr>
        <w:top w:val="none" w:sz="0" w:space="0" w:color="auto"/>
        <w:left w:val="none" w:sz="0" w:space="0" w:color="auto"/>
        <w:bottom w:val="none" w:sz="0" w:space="0" w:color="auto"/>
        <w:right w:val="none" w:sz="0" w:space="0" w:color="auto"/>
      </w:divBdr>
    </w:div>
    <w:div w:id="675377052">
      <w:bodyDiv w:val="1"/>
      <w:marLeft w:val="0"/>
      <w:marRight w:val="0"/>
      <w:marTop w:val="0"/>
      <w:marBottom w:val="0"/>
      <w:divBdr>
        <w:top w:val="none" w:sz="0" w:space="0" w:color="auto"/>
        <w:left w:val="none" w:sz="0" w:space="0" w:color="auto"/>
        <w:bottom w:val="none" w:sz="0" w:space="0" w:color="auto"/>
        <w:right w:val="none" w:sz="0" w:space="0" w:color="auto"/>
      </w:divBdr>
    </w:div>
    <w:div w:id="696201155">
      <w:bodyDiv w:val="1"/>
      <w:marLeft w:val="0"/>
      <w:marRight w:val="0"/>
      <w:marTop w:val="0"/>
      <w:marBottom w:val="0"/>
      <w:divBdr>
        <w:top w:val="none" w:sz="0" w:space="0" w:color="auto"/>
        <w:left w:val="none" w:sz="0" w:space="0" w:color="auto"/>
        <w:bottom w:val="none" w:sz="0" w:space="0" w:color="auto"/>
        <w:right w:val="none" w:sz="0" w:space="0" w:color="auto"/>
      </w:divBdr>
    </w:div>
    <w:div w:id="764349951">
      <w:bodyDiv w:val="1"/>
      <w:marLeft w:val="0"/>
      <w:marRight w:val="0"/>
      <w:marTop w:val="0"/>
      <w:marBottom w:val="0"/>
      <w:divBdr>
        <w:top w:val="none" w:sz="0" w:space="0" w:color="auto"/>
        <w:left w:val="none" w:sz="0" w:space="0" w:color="auto"/>
        <w:bottom w:val="none" w:sz="0" w:space="0" w:color="auto"/>
        <w:right w:val="none" w:sz="0" w:space="0" w:color="auto"/>
      </w:divBdr>
      <w:divsChild>
        <w:div w:id="1530296450">
          <w:marLeft w:val="0"/>
          <w:marRight w:val="0"/>
          <w:marTop w:val="0"/>
          <w:marBottom w:val="0"/>
          <w:divBdr>
            <w:top w:val="none" w:sz="0" w:space="0" w:color="auto"/>
            <w:left w:val="none" w:sz="0" w:space="0" w:color="auto"/>
            <w:bottom w:val="none" w:sz="0" w:space="0" w:color="auto"/>
            <w:right w:val="none" w:sz="0" w:space="0" w:color="auto"/>
          </w:divBdr>
          <w:divsChild>
            <w:div w:id="1996372806">
              <w:marLeft w:val="0"/>
              <w:marRight w:val="0"/>
              <w:marTop w:val="0"/>
              <w:marBottom w:val="0"/>
              <w:divBdr>
                <w:top w:val="none" w:sz="0" w:space="0" w:color="auto"/>
                <w:left w:val="none" w:sz="0" w:space="0" w:color="auto"/>
                <w:bottom w:val="none" w:sz="0" w:space="0" w:color="auto"/>
                <w:right w:val="none" w:sz="0" w:space="0" w:color="auto"/>
              </w:divBdr>
            </w:div>
            <w:div w:id="210844080">
              <w:marLeft w:val="0"/>
              <w:marRight w:val="0"/>
              <w:marTop w:val="0"/>
              <w:marBottom w:val="0"/>
              <w:divBdr>
                <w:top w:val="none" w:sz="0" w:space="0" w:color="auto"/>
                <w:left w:val="none" w:sz="0" w:space="0" w:color="auto"/>
                <w:bottom w:val="none" w:sz="0" w:space="0" w:color="auto"/>
                <w:right w:val="none" w:sz="0" w:space="0" w:color="auto"/>
              </w:divBdr>
            </w:div>
            <w:div w:id="810750955">
              <w:marLeft w:val="0"/>
              <w:marRight w:val="0"/>
              <w:marTop w:val="0"/>
              <w:marBottom w:val="0"/>
              <w:divBdr>
                <w:top w:val="none" w:sz="0" w:space="0" w:color="auto"/>
                <w:left w:val="none" w:sz="0" w:space="0" w:color="auto"/>
                <w:bottom w:val="none" w:sz="0" w:space="0" w:color="auto"/>
                <w:right w:val="none" w:sz="0" w:space="0" w:color="auto"/>
              </w:divBdr>
            </w:div>
            <w:div w:id="844516385">
              <w:marLeft w:val="0"/>
              <w:marRight w:val="0"/>
              <w:marTop w:val="0"/>
              <w:marBottom w:val="0"/>
              <w:divBdr>
                <w:top w:val="none" w:sz="0" w:space="0" w:color="auto"/>
                <w:left w:val="none" w:sz="0" w:space="0" w:color="auto"/>
                <w:bottom w:val="none" w:sz="0" w:space="0" w:color="auto"/>
                <w:right w:val="none" w:sz="0" w:space="0" w:color="auto"/>
              </w:divBdr>
            </w:div>
            <w:div w:id="982001703">
              <w:marLeft w:val="0"/>
              <w:marRight w:val="0"/>
              <w:marTop w:val="0"/>
              <w:marBottom w:val="0"/>
              <w:divBdr>
                <w:top w:val="none" w:sz="0" w:space="0" w:color="auto"/>
                <w:left w:val="none" w:sz="0" w:space="0" w:color="auto"/>
                <w:bottom w:val="none" w:sz="0" w:space="0" w:color="auto"/>
                <w:right w:val="none" w:sz="0" w:space="0" w:color="auto"/>
              </w:divBdr>
            </w:div>
            <w:div w:id="1874032415">
              <w:marLeft w:val="0"/>
              <w:marRight w:val="0"/>
              <w:marTop w:val="0"/>
              <w:marBottom w:val="0"/>
              <w:divBdr>
                <w:top w:val="none" w:sz="0" w:space="0" w:color="auto"/>
                <w:left w:val="none" w:sz="0" w:space="0" w:color="auto"/>
                <w:bottom w:val="none" w:sz="0" w:space="0" w:color="auto"/>
                <w:right w:val="none" w:sz="0" w:space="0" w:color="auto"/>
              </w:divBdr>
            </w:div>
            <w:div w:id="12465316">
              <w:marLeft w:val="0"/>
              <w:marRight w:val="0"/>
              <w:marTop w:val="0"/>
              <w:marBottom w:val="0"/>
              <w:divBdr>
                <w:top w:val="none" w:sz="0" w:space="0" w:color="auto"/>
                <w:left w:val="none" w:sz="0" w:space="0" w:color="auto"/>
                <w:bottom w:val="none" w:sz="0" w:space="0" w:color="auto"/>
                <w:right w:val="none" w:sz="0" w:space="0" w:color="auto"/>
              </w:divBdr>
            </w:div>
            <w:div w:id="90411">
              <w:marLeft w:val="0"/>
              <w:marRight w:val="0"/>
              <w:marTop w:val="0"/>
              <w:marBottom w:val="0"/>
              <w:divBdr>
                <w:top w:val="none" w:sz="0" w:space="0" w:color="auto"/>
                <w:left w:val="none" w:sz="0" w:space="0" w:color="auto"/>
                <w:bottom w:val="none" w:sz="0" w:space="0" w:color="auto"/>
                <w:right w:val="none" w:sz="0" w:space="0" w:color="auto"/>
              </w:divBdr>
            </w:div>
            <w:div w:id="1493256947">
              <w:marLeft w:val="0"/>
              <w:marRight w:val="0"/>
              <w:marTop w:val="0"/>
              <w:marBottom w:val="0"/>
              <w:divBdr>
                <w:top w:val="none" w:sz="0" w:space="0" w:color="auto"/>
                <w:left w:val="none" w:sz="0" w:space="0" w:color="auto"/>
                <w:bottom w:val="none" w:sz="0" w:space="0" w:color="auto"/>
                <w:right w:val="none" w:sz="0" w:space="0" w:color="auto"/>
              </w:divBdr>
            </w:div>
            <w:div w:id="1868131899">
              <w:marLeft w:val="0"/>
              <w:marRight w:val="0"/>
              <w:marTop w:val="0"/>
              <w:marBottom w:val="0"/>
              <w:divBdr>
                <w:top w:val="none" w:sz="0" w:space="0" w:color="auto"/>
                <w:left w:val="none" w:sz="0" w:space="0" w:color="auto"/>
                <w:bottom w:val="none" w:sz="0" w:space="0" w:color="auto"/>
                <w:right w:val="none" w:sz="0" w:space="0" w:color="auto"/>
              </w:divBdr>
            </w:div>
            <w:div w:id="15232946">
              <w:marLeft w:val="0"/>
              <w:marRight w:val="0"/>
              <w:marTop w:val="0"/>
              <w:marBottom w:val="0"/>
              <w:divBdr>
                <w:top w:val="none" w:sz="0" w:space="0" w:color="auto"/>
                <w:left w:val="none" w:sz="0" w:space="0" w:color="auto"/>
                <w:bottom w:val="none" w:sz="0" w:space="0" w:color="auto"/>
                <w:right w:val="none" w:sz="0" w:space="0" w:color="auto"/>
              </w:divBdr>
            </w:div>
            <w:div w:id="418721874">
              <w:marLeft w:val="0"/>
              <w:marRight w:val="0"/>
              <w:marTop w:val="0"/>
              <w:marBottom w:val="0"/>
              <w:divBdr>
                <w:top w:val="none" w:sz="0" w:space="0" w:color="auto"/>
                <w:left w:val="none" w:sz="0" w:space="0" w:color="auto"/>
                <w:bottom w:val="none" w:sz="0" w:space="0" w:color="auto"/>
                <w:right w:val="none" w:sz="0" w:space="0" w:color="auto"/>
              </w:divBdr>
            </w:div>
            <w:div w:id="1268390706">
              <w:marLeft w:val="0"/>
              <w:marRight w:val="0"/>
              <w:marTop w:val="0"/>
              <w:marBottom w:val="0"/>
              <w:divBdr>
                <w:top w:val="none" w:sz="0" w:space="0" w:color="auto"/>
                <w:left w:val="none" w:sz="0" w:space="0" w:color="auto"/>
                <w:bottom w:val="none" w:sz="0" w:space="0" w:color="auto"/>
                <w:right w:val="none" w:sz="0" w:space="0" w:color="auto"/>
              </w:divBdr>
            </w:div>
            <w:div w:id="1866288604">
              <w:marLeft w:val="0"/>
              <w:marRight w:val="0"/>
              <w:marTop w:val="0"/>
              <w:marBottom w:val="0"/>
              <w:divBdr>
                <w:top w:val="none" w:sz="0" w:space="0" w:color="auto"/>
                <w:left w:val="none" w:sz="0" w:space="0" w:color="auto"/>
                <w:bottom w:val="none" w:sz="0" w:space="0" w:color="auto"/>
                <w:right w:val="none" w:sz="0" w:space="0" w:color="auto"/>
              </w:divBdr>
            </w:div>
            <w:div w:id="178156315">
              <w:marLeft w:val="0"/>
              <w:marRight w:val="0"/>
              <w:marTop w:val="0"/>
              <w:marBottom w:val="0"/>
              <w:divBdr>
                <w:top w:val="none" w:sz="0" w:space="0" w:color="auto"/>
                <w:left w:val="none" w:sz="0" w:space="0" w:color="auto"/>
                <w:bottom w:val="none" w:sz="0" w:space="0" w:color="auto"/>
                <w:right w:val="none" w:sz="0" w:space="0" w:color="auto"/>
              </w:divBdr>
            </w:div>
            <w:div w:id="1935625213">
              <w:marLeft w:val="0"/>
              <w:marRight w:val="0"/>
              <w:marTop w:val="0"/>
              <w:marBottom w:val="0"/>
              <w:divBdr>
                <w:top w:val="none" w:sz="0" w:space="0" w:color="auto"/>
                <w:left w:val="none" w:sz="0" w:space="0" w:color="auto"/>
                <w:bottom w:val="none" w:sz="0" w:space="0" w:color="auto"/>
                <w:right w:val="none" w:sz="0" w:space="0" w:color="auto"/>
              </w:divBdr>
            </w:div>
            <w:div w:id="1101535624">
              <w:marLeft w:val="0"/>
              <w:marRight w:val="0"/>
              <w:marTop w:val="0"/>
              <w:marBottom w:val="0"/>
              <w:divBdr>
                <w:top w:val="none" w:sz="0" w:space="0" w:color="auto"/>
                <w:left w:val="none" w:sz="0" w:space="0" w:color="auto"/>
                <w:bottom w:val="none" w:sz="0" w:space="0" w:color="auto"/>
                <w:right w:val="none" w:sz="0" w:space="0" w:color="auto"/>
              </w:divBdr>
            </w:div>
            <w:div w:id="2015836354">
              <w:marLeft w:val="0"/>
              <w:marRight w:val="0"/>
              <w:marTop w:val="0"/>
              <w:marBottom w:val="0"/>
              <w:divBdr>
                <w:top w:val="none" w:sz="0" w:space="0" w:color="auto"/>
                <w:left w:val="none" w:sz="0" w:space="0" w:color="auto"/>
                <w:bottom w:val="none" w:sz="0" w:space="0" w:color="auto"/>
                <w:right w:val="none" w:sz="0" w:space="0" w:color="auto"/>
              </w:divBdr>
            </w:div>
            <w:div w:id="132413035">
              <w:marLeft w:val="0"/>
              <w:marRight w:val="0"/>
              <w:marTop w:val="0"/>
              <w:marBottom w:val="0"/>
              <w:divBdr>
                <w:top w:val="none" w:sz="0" w:space="0" w:color="auto"/>
                <w:left w:val="none" w:sz="0" w:space="0" w:color="auto"/>
                <w:bottom w:val="none" w:sz="0" w:space="0" w:color="auto"/>
                <w:right w:val="none" w:sz="0" w:space="0" w:color="auto"/>
              </w:divBdr>
            </w:div>
            <w:div w:id="480587728">
              <w:marLeft w:val="0"/>
              <w:marRight w:val="0"/>
              <w:marTop w:val="0"/>
              <w:marBottom w:val="0"/>
              <w:divBdr>
                <w:top w:val="none" w:sz="0" w:space="0" w:color="auto"/>
                <w:left w:val="none" w:sz="0" w:space="0" w:color="auto"/>
                <w:bottom w:val="none" w:sz="0" w:space="0" w:color="auto"/>
                <w:right w:val="none" w:sz="0" w:space="0" w:color="auto"/>
              </w:divBdr>
            </w:div>
            <w:div w:id="1324973417">
              <w:marLeft w:val="0"/>
              <w:marRight w:val="0"/>
              <w:marTop w:val="0"/>
              <w:marBottom w:val="0"/>
              <w:divBdr>
                <w:top w:val="none" w:sz="0" w:space="0" w:color="auto"/>
                <w:left w:val="none" w:sz="0" w:space="0" w:color="auto"/>
                <w:bottom w:val="none" w:sz="0" w:space="0" w:color="auto"/>
                <w:right w:val="none" w:sz="0" w:space="0" w:color="auto"/>
              </w:divBdr>
            </w:div>
            <w:div w:id="1337029164">
              <w:marLeft w:val="0"/>
              <w:marRight w:val="0"/>
              <w:marTop w:val="0"/>
              <w:marBottom w:val="0"/>
              <w:divBdr>
                <w:top w:val="none" w:sz="0" w:space="0" w:color="auto"/>
                <w:left w:val="none" w:sz="0" w:space="0" w:color="auto"/>
                <w:bottom w:val="none" w:sz="0" w:space="0" w:color="auto"/>
                <w:right w:val="none" w:sz="0" w:space="0" w:color="auto"/>
              </w:divBdr>
            </w:div>
            <w:div w:id="1049114248">
              <w:marLeft w:val="0"/>
              <w:marRight w:val="0"/>
              <w:marTop w:val="0"/>
              <w:marBottom w:val="0"/>
              <w:divBdr>
                <w:top w:val="none" w:sz="0" w:space="0" w:color="auto"/>
                <w:left w:val="none" w:sz="0" w:space="0" w:color="auto"/>
                <w:bottom w:val="none" w:sz="0" w:space="0" w:color="auto"/>
                <w:right w:val="none" w:sz="0" w:space="0" w:color="auto"/>
              </w:divBdr>
            </w:div>
            <w:div w:id="434710990">
              <w:marLeft w:val="0"/>
              <w:marRight w:val="0"/>
              <w:marTop w:val="0"/>
              <w:marBottom w:val="0"/>
              <w:divBdr>
                <w:top w:val="none" w:sz="0" w:space="0" w:color="auto"/>
                <w:left w:val="none" w:sz="0" w:space="0" w:color="auto"/>
                <w:bottom w:val="none" w:sz="0" w:space="0" w:color="auto"/>
                <w:right w:val="none" w:sz="0" w:space="0" w:color="auto"/>
              </w:divBdr>
            </w:div>
            <w:div w:id="1718964996">
              <w:marLeft w:val="0"/>
              <w:marRight w:val="0"/>
              <w:marTop w:val="0"/>
              <w:marBottom w:val="0"/>
              <w:divBdr>
                <w:top w:val="none" w:sz="0" w:space="0" w:color="auto"/>
                <w:left w:val="none" w:sz="0" w:space="0" w:color="auto"/>
                <w:bottom w:val="none" w:sz="0" w:space="0" w:color="auto"/>
                <w:right w:val="none" w:sz="0" w:space="0" w:color="auto"/>
              </w:divBdr>
            </w:div>
            <w:div w:id="1859154200">
              <w:marLeft w:val="0"/>
              <w:marRight w:val="0"/>
              <w:marTop w:val="0"/>
              <w:marBottom w:val="0"/>
              <w:divBdr>
                <w:top w:val="none" w:sz="0" w:space="0" w:color="auto"/>
                <w:left w:val="none" w:sz="0" w:space="0" w:color="auto"/>
                <w:bottom w:val="none" w:sz="0" w:space="0" w:color="auto"/>
                <w:right w:val="none" w:sz="0" w:space="0" w:color="auto"/>
              </w:divBdr>
            </w:div>
            <w:div w:id="1589801201">
              <w:marLeft w:val="0"/>
              <w:marRight w:val="0"/>
              <w:marTop w:val="0"/>
              <w:marBottom w:val="0"/>
              <w:divBdr>
                <w:top w:val="none" w:sz="0" w:space="0" w:color="auto"/>
                <w:left w:val="none" w:sz="0" w:space="0" w:color="auto"/>
                <w:bottom w:val="none" w:sz="0" w:space="0" w:color="auto"/>
                <w:right w:val="none" w:sz="0" w:space="0" w:color="auto"/>
              </w:divBdr>
            </w:div>
            <w:div w:id="2124105378">
              <w:marLeft w:val="0"/>
              <w:marRight w:val="0"/>
              <w:marTop w:val="0"/>
              <w:marBottom w:val="0"/>
              <w:divBdr>
                <w:top w:val="none" w:sz="0" w:space="0" w:color="auto"/>
                <w:left w:val="none" w:sz="0" w:space="0" w:color="auto"/>
                <w:bottom w:val="none" w:sz="0" w:space="0" w:color="auto"/>
                <w:right w:val="none" w:sz="0" w:space="0" w:color="auto"/>
              </w:divBdr>
            </w:div>
            <w:div w:id="1346516529">
              <w:marLeft w:val="0"/>
              <w:marRight w:val="0"/>
              <w:marTop w:val="0"/>
              <w:marBottom w:val="0"/>
              <w:divBdr>
                <w:top w:val="none" w:sz="0" w:space="0" w:color="auto"/>
                <w:left w:val="none" w:sz="0" w:space="0" w:color="auto"/>
                <w:bottom w:val="none" w:sz="0" w:space="0" w:color="auto"/>
                <w:right w:val="none" w:sz="0" w:space="0" w:color="auto"/>
              </w:divBdr>
            </w:div>
            <w:div w:id="466314694">
              <w:marLeft w:val="0"/>
              <w:marRight w:val="0"/>
              <w:marTop w:val="0"/>
              <w:marBottom w:val="0"/>
              <w:divBdr>
                <w:top w:val="none" w:sz="0" w:space="0" w:color="auto"/>
                <w:left w:val="none" w:sz="0" w:space="0" w:color="auto"/>
                <w:bottom w:val="none" w:sz="0" w:space="0" w:color="auto"/>
                <w:right w:val="none" w:sz="0" w:space="0" w:color="auto"/>
              </w:divBdr>
            </w:div>
            <w:div w:id="271599062">
              <w:marLeft w:val="0"/>
              <w:marRight w:val="0"/>
              <w:marTop w:val="0"/>
              <w:marBottom w:val="0"/>
              <w:divBdr>
                <w:top w:val="none" w:sz="0" w:space="0" w:color="auto"/>
                <w:left w:val="none" w:sz="0" w:space="0" w:color="auto"/>
                <w:bottom w:val="none" w:sz="0" w:space="0" w:color="auto"/>
                <w:right w:val="none" w:sz="0" w:space="0" w:color="auto"/>
              </w:divBdr>
            </w:div>
            <w:div w:id="881985064">
              <w:marLeft w:val="0"/>
              <w:marRight w:val="0"/>
              <w:marTop w:val="0"/>
              <w:marBottom w:val="0"/>
              <w:divBdr>
                <w:top w:val="none" w:sz="0" w:space="0" w:color="auto"/>
                <w:left w:val="none" w:sz="0" w:space="0" w:color="auto"/>
                <w:bottom w:val="none" w:sz="0" w:space="0" w:color="auto"/>
                <w:right w:val="none" w:sz="0" w:space="0" w:color="auto"/>
              </w:divBdr>
            </w:div>
            <w:div w:id="1024089126">
              <w:marLeft w:val="0"/>
              <w:marRight w:val="0"/>
              <w:marTop w:val="0"/>
              <w:marBottom w:val="0"/>
              <w:divBdr>
                <w:top w:val="none" w:sz="0" w:space="0" w:color="auto"/>
                <w:left w:val="none" w:sz="0" w:space="0" w:color="auto"/>
                <w:bottom w:val="none" w:sz="0" w:space="0" w:color="auto"/>
                <w:right w:val="none" w:sz="0" w:space="0" w:color="auto"/>
              </w:divBdr>
            </w:div>
            <w:div w:id="1258560084">
              <w:marLeft w:val="0"/>
              <w:marRight w:val="0"/>
              <w:marTop w:val="0"/>
              <w:marBottom w:val="0"/>
              <w:divBdr>
                <w:top w:val="none" w:sz="0" w:space="0" w:color="auto"/>
                <w:left w:val="none" w:sz="0" w:space="0" w:color="auto"/>
                <w:bottom w:val="none" w:sz="0" w:space="0" w:color="auto"/>
                <w:right w:val="none" w:sz="0" w:space="0" w:color="auto"/>
              </w:divBdr>
            </w:div>
            <w:div w:id="573471647">
              <w:marLeft w:val="0"/>
              <w:marRight w:val="0"/>
              <w:marTop w:val="0"/>
              <w:marBottom w:val="0"/>
              <w:divBdr>
                <w:top w:val="none" w:sz="0" w:space="0" w:color="auto"/>
                <w:left w:val="none" w:sz="0" w:space="0" w:color="auto"/>
                <w:bottom w:val="none" w:sz="0" w:space="0" w:color="auto"/>
                <w:right w:val="none" w:sz="0" w:space="0" w:color="auto"/>
              </w:divBdr>
            </w:div>
            <w:div w:id="1026444097">
              <w:marLeft w:val="0"/>
              <w:marRight w:val="0"/>
              <w:marTop w:val="0"/>
              <w:marBottom w:val="0"/>
              <w:divBdr>
                <w:top w:val="none" w:sz="0" w:space="0" w:color="auto"/>
                <w:left w:val="none" w:sz="0" w:space="0" w:color="auto"/>
                <w:bottom w:val="none" w:sz="0" w:space="0" w:color="auto"/>
                <w:right w:val="none" w:sz="0" w:space="0" w:color="auto"/>
              </w:divBdr>
            </w:div>
            <w:div w:id="441346975">
              <w:marLeft w:val="0"/>
              <w:marRight w:val="0"/>
              <w:marTop w:val="0"/>
              <w:marBottom w:val="0"/>
              <w:divBdr>
                <w:top w:val="none" w:sz="0" w:space="0" w:color="auto"/>
                <w:left w:val="none" w:sz="0" w:space="0" w:color="auto"/>
                <w:bottom w:val="none" w:sz="0" w:space="0" w:color="auto"/>
                <w:right w:val="none" w:sz="0" w:space="0" w:color="auto"/>
              </w:divBdr>
            </w:div>
            <w:div w:id="1713966268">
              <w:marLeft w:val="0"/>
              <w:marRight w:val="0"/>
              <w:marTop w:val="0"/>
              <w:marBottom w:val="0"/>
              <w:divBdr>
                <w:top w:val="none" w:sz="0" w:space="0" w:color="auto"/>
                <w:left w:val="none" w:sz="0" w:space="0" w:color="auto"/>
                <w:bottom w:val="none" w:sz="0" w:space="0" w:color="auto"/>
                <w:right w:val="none" w:sz="0" w:space="0" w:color="auto"/>
              </w:divBdr>
            </w:div>
            <w:div w:id="132721534">
              <w:marLeft w:val="0"/>
              <w:marRight w:val="0"/>
              <w:marTop w:val="0"/>
              <w:marBottom w:val="0"/>
              <w:divBdr>
                <w:top w:val="none" w:sz="0" w:space="0" w:color="auto"/>
                <w:left w:val="none" w:sz="0" w:space="0" w:color="auto"/>
                <w:bottom w:val="none" w:sz="0" w:space="0" w:color="auto"/>
                <w:right w:val="none" w:sz="0" w:space="0" w:color="auto"/>
              </w:divBdr>
            </w:div>
            <w:div w:id="417483456">
              <w:marLeft w:val="0"/>
              <w:marRight w:val="0"/>
              <w:marTop w:val="0"/>
              <w:marBottom w:val="0"/>
              <w:divBdr>
                <w:top w:val="none" w:sz="0" w:space="0" w:color="auto"/>
                <w:left w:val="none" w:sz="0" w:space="0" w:color="auto"/>
                <w:bottom w:val="none" w:sz="0" w:space="0" w:color="auto"/>
                <w:right w:val="none" w:sz="0" w:space="0" w:color="auto"/>
              </w:divBdr>
            </w:div>
            <w:div w:id="1127550800">
              <w:marLeft w:val="0"/>
              <w:marRight w:val="0"/>
              <w:marTop w:val="0"/>
              <w:marBottom w:val="0"/>
              <w:divBdr>
                <w:top w:val="none" w:sz="0" w:space="0" w:color="auto"/>
                <w:left w:val="none" w:sz="0" w:space="0" w:color="auto"/>
                <w:bottom w:val="none" w:sz="0" w:space="0" w:color="auto"/>
                <w:right w:val="none" w:sz="0" w:space="0" w:color="auto"/>
              </w:divBdr>
            </w:div>
            <w:div w:id="28383771">
              <w:marLeft w:val="0"/>
              <w:marRight w:val="0"/>
              <w:marTop w:val="0"/>
              <w:marBottom w:val="0"/>
              <w:divBdr>
                <w:top w:val="none" w:sz="0" w:space="0" w:color="auto"/>
                <w:left w:val="none" w:sz="0" w:space="0" w:color="auto"/>
                <w:bottom w:val="none" w:sz="0" w:space="0" w:color="auto"/>
                <w:right w:val="none" w:sz="0" w:space="0" w:color="auto"/>
              </w:divBdr>
            </w:div>
            <w:div w:id="314064711">
              <w:marLeft w:val="0"/>
              <w:marRight w:val="0"/>
              <w:marTop w:val="0"/>
              <w:marBottom w:val="0"/>
              <w:divBdr>
                <w:top w:val="none" w:sz="0" w:space="0" w:color="auto"/>
                <w:left w:val="none" w:sz="0" w:space="0" w:color="auto"/>
                <w:bottom w:val="none" w:sz="0" w:space="0" w:color="auto"/>
                <w:right w:val="none" w:sz="0" w:space="0" w:color="auto"/>
              </w:divBdr>
            </w:div>
            <w:div w:id="413477517">
              <w:marLeft w:val="0"/>
              <w:marRight w:val="0"/>
              <w:marTop w:val="0"/>
              <w:marBottom w:val="0"/>
              <w:divBdr>
                <w:top w:val="none" w:sz="0" w:space="0" w:color="auto"/>
                <w:left w:val="none" w:sz="0" w:space="0" w:color="auto"/>
                <w:bottom w:val="none" w:sz="0" w:space="0" w:color="auto"/>
                <w:right w:val="none" w:sz="0" w:space="0" w:color="auto"/>
              </w:divBdr>
            </w:div>
            <w:div w:id="2119716728">
              <w:marLeft w:val="0"/>
              <w:marRight w:val="0"/>
              <w:marTop w:val="0"/>
              <w:marBottom w:val="0"/>
              <w:divBdr>
                <w:top w:val="none" w:sz="0" w:space="0" w:color="auto"/>
                <w:left w:val="none" w:sz="0" w:space="0" w:color="auto"/>
                <w:bottom w:val="none" w:sz="0" w:space="0" w:color="auto"/>
                <w:right w:val="none" w:sz="0" w:space="0" w:color="auto"/>
              </w:divBdr>
            </w:div>
            <w:div w:id="1547764857">
              <w:marLeft w:val="0"/>
              <w:marRight w:val="0"/>
              <w:marTop w:val="0"/>
              <w:marBottom w:val="0"/>
              <w:divBdr>
                <w:top w:val="none" w:sz="0" w:space="0" w:color="auto"/>
                <w:left w:val="none" w:sz="0" w:space="0" w:color="auto"/>
                <w:bottom w:val="none" w:sz="0" w:space="0" w:color="auto"/>
                <w:right w:val="none" w:sz="0" w:space="0" w:color="auto"/>
              </w:divBdr>
            </w:div>
            <w:div w:id="565065354">
              <w:marLeft w:val="0"/>
              <w:marRight w:val="0"/>
              <w:marTop w:val="0"/>
              <w:marBottom w:val="0"/>
              <w:divBdr>
                <w:top w:val="none" w:sz="0" w:space="0" w:color="auto"/>
                <w:left w:val="none" w:sz="0" w:space="0" w:color="auto"/>
                <w:bottom w:val="none" w:sz="0" w:space="0" w:color="auto"/>
                <w:right w:val="none" w:sz="0" w:space="0" w:color="auto"/>
              </w:divBdr>
            </w:div>
            <w:div w:id="1834757597">
              <w:marLeft w:val="0"/>
              <w:marRight w:val="0"/>
              <w:marTop w:val="0"/>
              <w:marBottom w:val="0"/>
              <w:divBdr>
                <w:top w:val="none" w:sz="0" w:space="0" w:color="auto"/>
                <w:left w:val="none" w:sz="0" w:space="0" w:color="auto"/>
                <w:bottom w:val="none" w:sz="0" w:space="0" w:color="auto"/>
                <w:right w:val="none" w:sz="0" w:space="0" w:color="auto"/>
              </w:divBdr>
            </w:div>
            <w:div w:id="74129645">
              <w:marLeft w:val="0"/>
              <w:marRight w:val="0"/>
              <w:marTop w:val="0"/>
              <w:marBottom w:val="0"/>
              <w:divBdr>
                <w:top w:val="none" w:sz="0" w:space="0" w:color="auto"/>
                <w:left w:val="none" w:sz="0" w:space="0" w:color="auto"/>
                <w:bottom w:val="none" w:sz="0" w:space="0" w:color="auto"/>
                <w:right w:val="none" w:sz="0" w:space="0" w:color="auto"/>
              </w:divBdr>
            </w:div>
            <w:div w:id="692003573">
              <w:marLeft w:val="0"/>
              <w:marRight w:val="0"/>
              <w:marTop w:val="0"/>
              <w:marBottom w:val="0"/>
              <w:divBdr>
                <w:top w:val="none" w:sz="0" w:space="0" w:color="auto"/>
                <w:left w:val="none" w:sz="0" w:space="0" w:color="auto"/>
                <w:bottom w:val="none" w:sz="0" w:space="0" w:color="auto"/>
                <w:right w:val="none" w:sz="0" w:space="0" w:color="auto"/>
              </w:divBdr>
            </w:div>
            <w:div w:id="911694793">
              <w:marLeft w:val="0"/>
              <w:marRight w:val="0"/>
              <w:marTop w:val="0"/>
              <w:marBottom w:val="0"/>
              <w:divBdr>
                <w:top w:val="none" w:sz="0" w:space="0" w:color="auto"/>
                <w:left w:val="none" w:sz="0" w:space="0" w:color="auto"/>
                <w:bottom w:val="none" w:sz="0" w:space="0" w:color="auto"/>
                <w:right w:val="none" w:sz="0" w:space="0" w:color="auto"/>
              </w:divBdr>
            </w:div>
            <w:div w:id="1185095007">
              <w:marLeft w:val="0"/>
              <w:marRight w:val="0"/>
              <w:marTop w:val="0"/>
              <w:marBottom w:val="0"/>
              <w:divBdr>
                <w:top w:val="none" w:sz="0" w:space="0" w:color="auto"/>
                <w:left w:val="none" w:sz="0" w:space="0" w:color="auto"/>
                <w:bottom w:val="none" w:sz="0" w:space="0" w:color="auto"/>
                <w:right w:val="none" w:sz="0" w:space="0" w:color="auto"/>
              </w:divBdr>
            </w:div>
            <w:div w:id="1554732575">
              <w:marLeft w:val="0"/>
              <w:marRight w:val="0"/>
              <w:marTop w:val="0"/>
              <w:marBottom w:val="0"/>
              <w:divBdr>
                <w:top w:val="none" w:sz="0" w:space="0" w:color="auto"/>
                <w:left w:val="none" w:sz="0" w:space="0" w:color="auto"/>
                <w:bottom w:val="none" w:sz="0" w:space="0" w:color="auto"/>
                <w:right w:val="none" w:sz="0" w:space="0" w:color="auto"/>
              </w:divBdr>
            </w:div>
            <w:div w:id="2001959072">
              <w:marLeft w:val="0"/>
              <w:marRight w:val="0"/>
              <w:marTop w:val="0"/>
              <w:marBottom w:val="0"/>
              <w:divBdr>
                <w:top w:val="none" w:sz="0" w:space="0" w:color="auto"/>
                <w:left w:val="none" w:sz="0" w:space="0" w:color="auto"/>
                <w:bottom w:val="none" w:sz="0" w:space="0" w:color="auto"/>
                <w:right w:val="none" w:sz="0" w:space="0" w:color="auto"/>
              </w:divBdr>
            </w:div>
            <w:div w:id="1015302129">
              <w:marLeft w:val="0"/>
              <w:marRight w:val="0"/>
              <w:marTop w:val="0"/>
              <w:marBottom w:val="0"/>
              <w:divBdr>
                <w:top w:val="none" w:sz="0" w:space="0" w:color="auto"/>
                <w:left w:val="none" w:sz="0" w:space="0" w:color="auto"/>
                <w:bottom w:val="none" w:sz="0" w:space="0" w:color="auto"/>
                <w:right w:val="none" w:sz="0" w:space="0" w:color="auto"/>
              </w:divBdr>
            </w:div>
            <w:div w:id="387070749">
              <w:marLeft w:val="0"/>
              <w:marRight w:val="0"/>
              <w:marTop w:val="0"/>
              <w:marBottom w:val="0"/>
              <w:divBdr>
                <w:top w:val="none" w:sz="0" w:space="0" w:color="auto"/>
                <w:left w:val="none" w:sz="0" w:space="0" w:color="auto"/>
                <w:bottom w:val="none" w:sz="0" w:space="0" w:color="auto"/>
                <w:right w:val="none" w:sz="0" w:space="0" w:color="auto"/>
              </w:divBdr>
            </w:div>
            <w:div w:id="1360427430">
              <w:marLeft w:val="0"/>
              <w:marRight w:val="0"/>
              <w:marTop w:val="0"/>
              <w:marBottom w:val="0"/>
              <w:divBdr>
                <w:top w:val="none" w:sz="0" w:space="0" w:color="auto"/>
                <w:left w:val="none" w:sz="0" w:space="0" w:color="auto"/>
                <w:bottom w:val="none" w:sz="0" w:space="0" w:color="auto"/>
                <w:right w:val="none" w:sz="0" w:space="0" w:color="auto"/>
              </w:divBdr>
            </w:div>
            <w:div w:id="2049059936">
              <w:marLeft w:val="0"/>
              <w:marRight w:val="0"/>
              <w:marTop w:val="0"/>
              <w:marBottom w:val="0"/>
              <w:divBdr>
                <w:top w:val="none" w:sz="0" w:space="0" w:color="auto"/>
                <w:left w:val="none" w:sz="0" w:space="0" w:color="auto"/>
                <w:bottom w:val="none" w:sz="0" w:space="0" w:color="auto"/>
                <w:right w:val="none" w:sz="0" w:space="0" w:color="auto"/>
              </w:divBdr>
            </w:div>
            <w:div w:id="103230727">
              <w:marLeft w:val="0"/>
              <w:marRight w:val="0"/>
              <w:marTop w:val="0"/>
              <w:marBottom w:val="0"/>
              <w:divBdr>
                <w:top w:val="none" w:sz="0" w:space="0" w:color="auto"/>
                <w:left w:val="none" w:sz="0" w:space="0" w:color="auto"/>
                <w:bottom w:val="none" w:sz="0" w:space="0" w:color="auto"/>
                <w:right w:val="none" w:sz="0" w:space="0" w:color="auto"/>
              </w:divBdr>
            </w:div>
            <w:div w:id="1974821848">
              <w:marLeft w:val="0"/>
              <w:marRight w:val="0"/>
              <w:marTop w:val="0"/>
              <w:marBottom w:val="0"/>
              <w:divBdr>
                <w:top w:val="none" w:sz="0" w:space="0" w:color="auto"/>
                <w:left w:val="none" w:sz="0" w:space="0" w:color="auto"/>
                <w:bottom w:val="none" w:sz="0" w:space="0" w:color="auto"/>
                <w:right w:val="none" w:sz="0" w:space="0" w:color="auto"/>
              </w:divBdr>
            </w:div>
            <w:div w:id="1830057002">
              <w:marLeft w:val="0"/>
              <w:marRight w:val="0"/>
              <w:marTop w:val="0"/>
              <w:marBottom w:val="0"/>
              <w:divBdr>
                <w:top w:val="none" w:sz="0" w:space="0" w:color="auto"/>
                <w:left w:val="none" w:sz="0" w:space="0" w:color="auto"/>
                <w:bottom w:val="none" w:sz="0" w:space="0" w:color="auto"/>
                <w:right w:val="none" w:sz="0" w:space="0" w:color="auto"/>
              </w:divBdr>
            </w:div>
            <w:div w:id="685911016">
              <w:marLeft w:val="0"/>
              <w:marRight w:val="0"/>
              <w:marTop w:val="0"/>
              <w:marBottom w:val="0"/>
              <w:divBdr>
                <w:top w:val="none" w:sz="0" w:space="0" w:color="auto"/>
                <w:left w:val="none" w:sz="0" w:space="0" w:color="auto"/>
                <w:bottom w:val="none" w:sz="0" w:space="0" w:color="auto"/>
                <w:right w:val="none" w:sz="0" w:space="0" w:color="auto"/>
              </w:divBdr>
            </w:div>
            <w:div w:id="180705055">
              <w:marLeft w:val="0"/>
              <w:marRight w:val="0"/>
              <w:marTop w:val="0"/>
              <w:marBottom w:val="0"/>
              <w:divBdr>
                <w:top w:val="none" w:sz="0" w:space="0" w:color="auto"/>
                <w:left w:val="none" w:sz="0" w:space="0" w:color="auto"/>
                <w:bottom w:val="none" w:sz="0" w:space="0" w:color="auto"/>
                <w:right w:val="none" w:sz="0" w:space="0" w:color="auto"/>
              </w:divBdr>
            </w:div>
            <w:div w:id="169037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001673">
      <w:bodyDiv w:val="1"/>
      <w:marLeft w:val="0"/>
      <w:marRight w:val="0"/>
      <w:marTop w:val="0"/>
      <w:marBottom w:val="0"/>
      <w:divBdr>
        <w:top w:val="none" w:sz="0" w:space="0" w:color="auto"/>
        <w:left w:val="none" w:sz="0" w:space="0" w:color="auto"/>
        <w:bottom w:val="none" w:sz="0" w:space="0" w:color="auto"/>
        <w:right w:val="none" w:sz="0" w:space="0" w:color="auto"/>
      </w:divBdr>
    </w:div>
    <w:div w:id="803236421">
      <w:bodyDiv w:val="1"/>
      <w:marLeft w:val="0"/>
      <w:marRight w:val="0"/>
      <w:marTop w:val="0"/>
      <w:marBottom w:val="0"/>
      <w:divBdr>
        <w:top w:val="none" w:sz="0" w:space="0" w:color="auto"/>
        <w:left w:val="none" w:sz="0" w:space="0" w:color="auto"/>
        <w:bottom w:val="none" w:sz="0" w:space="0" w:color="auto"/>
        <w:right w:val="none" w:sz="0" w:space="0" w:color="auto"/>
      </w:divBdr>
    </w:div>
    <w:div w:id="809519670">
      <w:bodyDiv w:val="1"/>
      <w:marLeft w:val="0"/>
      <w:marRight w:val="0"/>
      <w:marTop w:val="0"/>
      <w:marBottom w:val="0"/>
      <w:divBdr>
        <w:top w:val="none" w:sz="0" w:space="0" w:color="auto"/>
        <w:left w:val="none" w:sz="0" w:space="0" w:color="auto"/>
        <w:bottom w:val="none" w:sz="0" w:space="0" w:color="auto"/>
        <w:right w:val="none" w:sz="0" w:space="0" w:color="auto"/>
      </w:divBdr>
    </w:div>
    <w:div w:id="830800595">
      <w:bodyDiv w:val="1"/>
      <w:marLeft w:val="0"/>
      <w:marRight w:val="0"/>
      <w:marTop w:val="0"/>
      <w:marBottom w:val="0"/>
      <w:divBdr>
        <w:top w:val="none" w:sz="0" w:space="0" w:color="auto"/>
        <w:left w:val="none" w:sz="0" w:space="0" w:color="auto"/>
        <w:bottom w:val="none" w:sz="0" w:space="0" w:color="auto"/>
        <w:right w:val="none" w:sz="0" w:space="0" w:color="auto"/>
      </w:divBdr>
    </w:div>
    <w:div w:id="835412836">
      <w:bodyDiv w:val="1"/>
      <w:marLeft w:val="0"/>
      <w:marRight w:val="0"/>
      <w:marTop w:val="0"/>
      <w:marBottom w:val="0"/>
      <w:divBdr>
        <w:top w:val="none" w:sz="0" w:space="0" w:color="auto"/>
        <w:left w:val="none" w:sz="0" w:space="0" w:color="auto"/>
        <w:bottom w:val="none" w:sz="0" w:space="0" w:color="auto"/>
        <w:right w:val="none" w:sz="0" w:space="0" w:color="auto"/>
      </w:divBdr>
    </w:div>
    <w:div w:id="835801934">
      <w:bodyDiv w:val="1"/>
      <w:marLeft w:val="0"/>
      <w:marRight w:val="0"/>
      <w:marTop w:val="0"/>
      <w:marBottom w:val="0"/>
      <w:divBdr>
        <w:top w:val="none" w:sz="0" w:space="0" w:color="auto"/>
        <w:left w:val="none" w:sz="0" w:space="0" w:color="auto"/>
        <w:bottom w:val="none" w:sz="0" w:space="0" w:color="auto"/>
        <w:right w:val="none" w:sz="0" w:space="0" w:color="auto"/>
      </w:divBdr>
    </w:div>
    <w:div w:id="878399645">
      <w:bodyDiv w:val="1"/>
      <w:marLeft w:val="0"/>
      <w:marRight w:val="0"/>
      <w:marTop w:val="0"/>
      <w:marBottom w:val="0"/>
      <w:divBdr>
        <w:top w:val="none" w:sz="0" w:space="0" w:color="auto"/>
        <w:left w:val="none" w:sz="0" w:space="0" w:color="auto"/>
        <w:bottom w:val="none" w:sz="0" w:space="0" w:color="auto"/>
        <w:right w:val="none" w:sz="0" w:space="0" w:color="auto"/>
      </w:divBdr>
    </w:div>
    <w:div w:id="970477124">
      <w:bodyDiv w:val="1"/>
      <w:marLeft w:val="0"/>
      <w:marRight w:val="0"/>
      <w:marTop w:val="0"/>
      <w:marBottom w:val="0"/>
      <w:divBdr>
        <w:top w:val="none" w:sz="0" w:space="0" w:color="auto"/>
        <w:left w:val="none" w:sz="0" w:space="0" w:color="auto"/>
        <w:bottom w:val="none" w:sz="0" w:space="0" w:color="auto"/>
        <w:right w:val="none" w:sz="0" w:space="0" w:color="auto"/>
      </w:divBdr>
    </w:div>
    <w:div w:id="1016541441">
      <w:bodyDiv w:val="1"/>
      <w:marLeft w:val="0"/>
      <w:marRight w:val="0"/>
      <w:marTop w:val="0"/>
      <w:marBottom w:val="0"/>
      <w:divBdr>
        <w:top w:val="none" w:sz="0" w:space="0" w:color="auto"/>
        <w:left w:val="none" w:sz="0" w:space="0" w:color="auto"/>
        <w:bottom w:val="none" w:sz="0" w:space="0" w:color="auto"/>
        <w:right w:val="none" w:sz="0" w:space="0" w:color="auto"/>
      </w:divBdr>
    </w:div>
    <w:div w:id="1040478919">
      <w:bodyDiv w:val="1"/>
      <w:marLeft w:val="0"/>
      <w:marRight w:val="0"/>
      <w:marTop w:val="0"/>
      <w:marBottom w:val="0"/>
      <w:divBdr>
        <w:top w:val="none" w:sz="0" w:space="0" w:color="auto"/>
        <w:left w:val="none" w:sz="0" w:space="0" w:color="auto"/>
        <w:bottom w:val="none" w:sz="0" w:space="0" w:color="auto"/>
        <w:right w:val="none" w:sz="0" w:space="0" w:color="auto"/>
      </w:divBdr>
    </w:div>
    <w:div w:id="1045830476">
      <w:bodyDiv w:val="1"/>
      <w:marLeft w:val="0"/>
      <w:marRight w:val="0"/>
      <w:marTop w:val="0"/>
      <w:marBottom w:val="0"/>
      <w:divBdr>
        <w:top w:val="none" w:sz="0" w:space="0" w:color="auto"/>
        <w:left w:val="none" w:sz="0" w:space="0" w:color="auto"/>
        <w:bottom w:val="none" w:sz="0" w:space="0" w:color="auto"/>
        <w:right w:val="none" w:sz="0" w:space="0" w:color="auto"/>
      </w:divBdr>
    </w:div>
    <w:div w:id="1048648030">
      <w:bodyDiv w:val="1"/>
      <w:marLeft w:val="0"/>
      <w:marRight w:val="0"/>
      <w:marTop w:val="0"/>
      <w:marBottom w:val="0"/>
      <w:divBdr>
        <w:top w:val="none" w:sz="0" w:space="0" w:color="auto"/>
        <w:left w:val="none" w:sz="0" w:space="0" w:color="auto"/>
        <w:bottom w:val="none" w:sz="0" w:space="0" w:color="auto"/>
        <w:right w:val="none" w:sz="0" w:space="0" w:color="auto"/>
      </w:divBdr>
    </w:div>
    <w:div w:id="1079641326">
      <w:bodyDiv w:val="1"/>
      <w:marLeft w:val="0"/>
      <w:marRight w:val="0"/>
      <w:marTop w:val="0"/>
      <w:marBottom w:val="0"/>
      <w:divBdr>
        <w:top w:val="none" w:sz="0" w:space="0" w:color="auto"/>
        <w:left w:val="none" w:sz="0" w:space="0" w:color="auto"/>
        <w:bottom w:val="none" w:sz="0" w:space="0" w:color="auto"/>
        <w:right w:val="none" w:sz="0" w:space="0" w:color="auto"/>
      </w:divBdr>
    </w:div>
    <w:div w:id="1089618863">
      <w:bodyDiv w:val="1"/>
      <w:marLeft w:val="0"/>
      <w:marRight w:val="0"/>
      <w:marTop w:val="0"/>
      <w:marBottom w:val="0"/>
      <w:divBdr>
        <w:top w:val="none" w:sz="0" w:space="0" w:color="auto"/>
        <w:left w:val="none" w:sz="0" w:space="0" w:color="auto"/>
        <w:bottom w:val="none" w:sz="0" w:space="0" w:color="auto"/>
        <w:right w:val="none" w:sz="0" w:space="0" w:color="auto"/>
      </w:divBdr>
    </w:div>
    <w:div w:id="1093283904">
      <w:bodyDiv w:val="1"/>
      <w:marLeft w:val="0"/>
      <w:marRight w:val="0"/>
      <w:marTop w:val="0"/>
      <w:marBottom w:val="0"/>
      <w:divBdr>
        <w:top w:val="none" w:sz="0" w:space="0" w:color="auto"/>
        <w:left w:val="none" w:sz="0" w:space="0" w:color="auto"/>
        <w:bottom w:val="none" w:sz="0" w:space="0" w:color="auto"/>
        <w:right w:val="none" w:sz="0" w:space="0" w:color="auto"/>
      </w:divBdr>
    </w:div>
    <w:div w:id="1111246920">
      <w:bodyDiv w:val="1"/>
      <w:marLeft w:val="0"/>
      <w:marRight w:val="0"/>
      <w:marTop w:val="0"/>
      <w:marBottom w:val="0"/>
      <w:divBdr>
        <w:top w:val="none" w:sz="0" w:space="0" w:color="auto"/>
        <w:left w:val="none" w:sz="0" w:space="0" w:color="auto"/>
        <w:bottom w:val="none" w:sz="0" w:space="0" w:color="auto"/>
        <w:right w:val="none" w:sz="0" w:space="0" w:color="auto"/>
      </w:divBdr>
    </w:div>
    <w:div w:id="1127353662">
      <w:bodyDiv w:val="1"/>
      <w:marLeft w:val="0"/>
      <w:marRight w:val="0"/>
      <w:marTop w:val="0"/>
      <w:marBottom w:val="0"/>
      <w:divBdr>
        <w:top w:val="none" w:sz="0" w:space="0" w:color="auto"/>
        <w:left w:val="none" w:sz="0" w:space="0" w:color="auto"/>
        <w:bottom w:val="none" w:sz="0" w:space="0" w:color="auto"/>
        <w:right w:val="none" w:sz="0" w:space="0" w:color="auto"/>
      </w:divBdr>
    </w:div>
    <w:div w:id="1131898917">
      <w:bodyDiv w:val="1"/>
      <w:marLeft w:val="0"/>
      <w:marRight w:val="0"/>
      <w:marTop w:val="0"/>
      <w:marBottom w:val="0"/>
      <w:divBdr>
        <w:top w:val="none" w:sz="0" w:space="0" w:color="auto"/>
        <w:left w:val="none" w:sz="0" w:space="0" w:color="auto"/>
        <w:bottom w:val="none" w:sz="0" w:space="0" w:color="auto"/>
        <w:right w:val="none" w:sz="0" w:space="0" w:color="auto"/>
      </w:divBdr>
    </w:div>
    <w:div w:id="1152481673">
      <w:bodyDiv w:val="1"/>
      <w:marLeft w:val="0"/>
      <w:marRight w:val="0"/>
      <w:marTop w:val="0"/>
      <w:marBottom w:val="0"/>
      <w:divBdr>
        <w:top w:val="none" w:sz="0" w:space="0" w:color="auto"/>
        <w:left w:val="none" w:sz="0" w:space="0" w:color="auto"/>
        <w:bottom w:val="none" w:sz="0" w:space="0" w:color="auto"/>
        <w:right w:val="none" w:sz="0" w:space="0" w:color="auto"/>
      </w:divBdr>
    </w:div>
    <w:div w:id="1221403299">
      <w:bodyDiv w:val="1"/>
      <w:marLeft w:val="0"/>
      <w:marRight w:val="0"/>
      <w:marTop w:val="0"/>
      <w:marBottom w:val="0"/>
      <w:divBdr>
        <w:top w:val="none" w:sz="0" w:space="0" w:color="auto"/>
        <w:left w:val="none" w:sz="0" w:space="0" w:color="auto"/>
        <w:bottom w:val="none" w:sz="0" w:space="0" w:color="auto"/>
        <w:right w:val="none" w:sz="0" w:space="0" w:color="auto"/>
      </w:divBdr>
    </w:div>
    <w:div w:id="1233466087">
      <w:bodyDiv w:val="1"/>
      <w:marLeft w:val="0"/>
      <w:marRight w:val="0"/>
      <w:marTop w:val="0"/>
      <w:marBottom w:val="0"/>
      <w:divBdr>
        <w:top w:val="none" w:sz="0" w:space="0" w:color="auto"/>
        <w:left w:val="none" w:sz="0" w:space="0" w:color="auto"/>
        <w:bottom w:val="none" w:sz="0" w:space="0" w:color="auto"/>
        <w:right w:val="none" w:sz="0" w:space="0" w:color="auto"/>
      </w:divBdr>
      <w:divsChild>
        <w:div w:id="2131390557">
          <w:marLeft w:val="0"/>
          <w:marRight w:val="0"/>
          <w:marTop w:val="0"/>
          <w:marBottom w:val="0"/>
          <w:divBdr>
            <w:top w:val="none" w:sz="0" w:space="0" w:color="auto"/>
            <w:left w:val="none" w:sz="0" w:space="0" w:color="auto"/>
            <w:bottom w:val="none" w:sz="0" w:space="0" w:color="auto"/>
            <w:right w:val="none" w:sz="0" w:space="0" w:color="auto"/>
          </w:divBdr>
          <w:divsChild>
            <w:div w:id="244801876">
              <w:marLeft w:val="0"/>
              <w:marRight w:val="0"/>
              <w:marTop w:val="0"/>
              <w:marBottom w:val="0"/>
              <w:divBdr>
                <w:top w:val="none" w:sz="0" w:space="0" w:color="auto"/>
                <w:left w:val="none" w:sz="0" w:space="0" w:color="auto"/>
                <w:bottom w:val="none" w:sz="0" w:space="0" w:color="auto"/>
                <w:right w:val="none" w:sz="0" w:space="0" w:color="auto"/>
              </w:divBdr>
              <w:divsChild>
                <w:div w:id="204800004">
                  <w:marLeft w:val="0"/>
                  <w:marRight w:val="0"/>
                  <w:marTop w:val="0"/>
                  <w:marBottom w:val="0"/>
                  <w:divBdr>
                    <w:top w:val="none" w:sz="0" w:space="0" w:color="auto"/>
                    <w:left w:val="none" w:sz="0" w:space="0" w:color="auto"/>
                    <w:bottom w:val="none" w:sz="0" w:space="0" w:color="auto"/>
                    <w:right w:val="none" w:sz="0" w:space="0" w:color="auto"/>
                  </w:divBdr>
                  <w:divsChild>
                    <w:div w:id="848956737">
                      <w:marLeft w:val="0"/>
                      <w:marRight w:val="0"/>
                      <w:marTop w:val="0"/>
                      <w:marBottom w:val="0"/>
                      <w:divBdr>
                        <w:top w:val="none" w:sz="0" w:space="0" w:color="auto"/>
                        <w:left w:val="none" w:sz="0" w:space="0" w:color="auto"/>
                        <w:bottom w:val="none" w:sz="0" w:space="0" w:color="auto"/>
                        <w:right w:val="none" w:sz="0" w:space="0" w:color="auto"/>
                      </w:divBdr>
                      <w:divsChild>
                        <w:div w:id="5528866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93176088">
      <w:bodyDiv w:val="1"/>
      <w:marLeft w:val="0"/>
      <w:marRight w:val="0"/>
      <w:marTop w:val="0"/>
      <w:marBottom w:val="0"/>
      <w:divBdr>
        <w:top w:val="none" w:sz="0" w:space="0" w:color="auto"/>
        <w:left w:val="none" w:sz="0" w:space="0" w:color="auto"/>
        <w:bottom w:val="none" w:sz="0" w:space="0" w:color="auto"/>
        <w:right w:val="none" w:sz="0" w:space="0" w:color="auto"/>
      </w:divBdr>
    </w:div>
    <w:div w:id="1311137017">
      <w:bodyDiv w:val="1"/>
      <w:marLeft w:val="0"/>
      <w:marRight w:val="0"/>
      <w:marTop w:val="0"/>
      <w:marBottom w:val="0"/>
      <w:divBdr>
        <w:top w:val="none" w:sz="0" w:space="0" w:color="auto"/>
        <w:left w:val="none" w:sz="0" w:space="0" w:color="auto"/>
        <w:bottom w:val="none" w:sz="0" w:space="0" w:color="auto"/>
        <w:right w:val="none" w:sz="0" w:space="0" w:color="auto"/>
      </w:divBdr>
    </w:div>
    <w:div w:id="1332105572">
      <w:bodyDiv w:val="1"/>
      <w:marLeft w:val="0"/>
      <w:marRight w:val="0"/>
      <w:marTop w:val="0"/>
      <w:marBottom w:val="0"/>
      <w:divBdr>
        <w:top w:val="none" w:sz="0" w:space="0" w:color="auto"/>
        <w:left w:val="none" w:sz="0" w:space="0" w:color="auto"/>
        <w:bottom w:val="none" w:sz="0" w:space="0" w:color="auto"/>
        <w:right w:val="none" w:sz="0" w:space="0" w:color="auto"/>
      </w:divBdr>
    </w:div>
    <w:div w:id="1357002996">
      <w:bodyDiv w:val="1"/>
      <w:marLeft w:val="0"/>
      <w:marRight w:val="0"/>
      <w:marTop w:val="0"/>
      <w:marBottom w:val="0"/>
      <w:divBdr>
        <w:top w:val="none" w:sz="0" w:space="0" w:color="auto"/>
        <w:left w:val="none" w:sz="0" w:space="0" w:color="auto"/>
        <w:bottom w:val="none" w:sz="0" w:space="0" w:color="auto"/>
        <w:right w:val="none" w:sz="0" w:space="0" w:color="auto"/>
      </w:divBdr>
    </w:div>
    <w:div w:id="1383672697">
      <w:bodyDiv w:val="1"/>
      <w:marLeft w:val="0"/>
      <w:marRight w:val="0"/>
      <w:marTop w:val="0"/>
      <w:marBottom w:val="0"/>
      <w:divBdr>
        <w:top w:val="none" w:sz="0" w:space="0" w:color="auto"/>
        <w:left w:val="none" w:sz="0" w:space="0" w:color="auto"/>
        <w:bottom w:val="none" w:sz="0" w:space="0" w:color="auto"/>
        <w:right w:val="none" w:sz="0" w:space="0" w:color="auto"/>
      </w:divBdr>
    </w:div>
    <w:div w:id="1435594702">
      <w:bodyDiv w:val="1"/>
      <w:marLeft w:val="0"/>
      <w:marRight w:val="0"/>
      <w:marTop w:val="0"/>
      <w:marBottom w:val="0"/>
      <w:divBdr>
        <w:top w:val="none" w:sz="0" w:space="0" w:color="auto"/>
        <w:left w:val="none" w:sz="0" w:space="0" w:color="auto"/>
        <w:bottom w:val="none" w:sz="0" w:space="0" w:color="auto"/>
        <w:right w:val="none" w:sz="0" w:space="0" w:color="auto"/>
      </w:divBdr>
    </w:div>
    <w:div w:id="1445614180">
      <w:bodyDiv w:val="1"/>
      <w:marLeft w:val="0"/>
      <w:marRight w:val="0"/>
      <w:marTop w:val="0"/>
      <w:marBottom w:val="0"/>
      <w:divBdr>
        <w:top w:val="none" w:sz="0" w:space="0" w:color="auto"/>
        <w:left w:val="none" w:sz="0" w:space="0" w:color="auto"/>
        <w:bottom w:val="none" w:sz="0" w:space="0" w:color="auto"/>
        <w:right w:val="none" w:sz="0" w:space="0" w:color="auto"/>
      </w:divBdr>
    </w:div>
    <w:div w:id="1462529835">
      <w:bodyDiv w:val="1"/>
      <w:marLeft w:val="0"/>
      <w:marRight w:val="0"/>
      <w:marTop w:val="0"/>
      <w:marBottom w:val="0"/>
      <w:divBdr>
        <w:top w:val="none" w:sz="0" w:space="0" w:color="auto"/>
        <w:left w:val="none" w:sz="0" w:space="0" w:color="auto"/>
        <w:bottom w:val="none" w:sz="0" w:space="0" w:color="auto"/>
        <w:right w:val="none" w:sz="0" w:space="0" w:color="auto"/>
      </w:divBdr>
    </w:div>
    <w:div w:id="1480608411">
      <w:bodyDiv w:val="1"/>
      <w:marLeft w:val="0"/>
      <w:marRight w:val="0"/>
      <w:marTop w:val="0"/>
      <w:marBottom w:val="0"/>
      <w:divBdr>
        <w:top w:val="none" w:sz="0" w:space="0" w:color="auto"/>
        <w:left w:val="none" w:sz="0" w:space="0" w:color="auto"/>
        <w:bottom w:val="none" w:sz="0" w:space="0" w:color="auto"/>
        <w:right w:val="none" w:sz="0" w:space="0" w:color="auto"/>
      </w:divBdr>
    </w:div>
    <w:div w:id="1494761020">
      <w:bodyDiv w:val="1"/>
      <w:marLeft w:val="0"/>
      <w:marRight w:val="0"/>
      <w:marTop w:val="0"/>
      <w:marBottom w:val="0"/>
      <w:divBdr>
        <w:top w:val="none" w:sz="0" w:space="0" w:color="auto"/>
        <w:left w:val="none" w:sz="0" w:space="0" w:color="auto"/>
        <w:bottom w:val="none" w:sz="0" w:space="0" w:color="auto"/>
        <w:right w:val="none" w:sz="0" w:space="0" w:color="auto"/>
      </w:divBdr>
    </w:div>
    <w:div w:id="1534422293">
      <w:bodyDiv w:val="1"/>
      <w:marLeft w:val="0"/>
      <w:marRight w:val="0"/>
      <w:marTop w:val="0"/>
      <w:marBottom w:val="0"/>
      <w:divBdr>
        <w:top w:val="none" w:sz="0" w:space="0" w:color="auto"/>
        <w:left w:val="none" w:sz="0" w:space="0" w:color="auto"/>
        <w:bottom w:val="none" w:sz="0" w:space="0" w:color="auto"/>
        <w:right w:val="none" w:sz="0" w:space="0" w:color="auto"/>
      </w:divBdr>
    </w:div>
    <w:div w:id="1542203282">
      <w:bodyDiv w:val="1"/>
      <w:marLeft w:val="0"/>
      <w:marRight w:val="0"/>
      <w:marTop w:val="0"/>
      <w:marBottom w:val="0"/>
      <w:divBdr>
        <w:top w:val="none" w:sz="0" w:space="0" w:color="auto"/>
        <w:left w:val="none" w:sz="0" w:space="0" w:color="auto"/>
        <w:bottom w:val="none" w:sz="0" w:space="0" w:color="auto"/>
        <w:right w:val="none" w:sz="0" w:space="0" w:color="auto"/>
      </w:divBdr>
    </w:div>
    <w:div w:id="1576237532">
      <w:bodyDiv w:val="1"/>
      <w:marLeft w:val="0"/>
      <w:marRight w:val="0"/>
      <w:marTop w:val="0"/>
      <w:marBottom w:val="0"/>
      <w:divBdr>
        <w:top w:val="none" w:sz="0" w:space="0" w:color="auto"/>
        <w:left w:val="none" w:sz="0" w:space="0" w:color="auto"/>
        <w:bottom w:val="none" w:sz="0" w:space="0" w:color="auto"/>
        <w:right w:val="none" w:sz="0" w:space="0" w:color="auto"/>
      </w:divBdr>
    </w:div>
    <w:div w:id="1579630182">
      <w:bodyDiv w:val="1"/>
      <w:marLeft w:val="0"/>
      <w:marRight w:val="0"/>
      <w:marTop w:val="0"/>
      <w:marBottom w:val="0"/>
      <w:divBdr>
        <w:top w:val="none" w:sz="0" w:space="0" w:color="auto"/>
        <w:left w:val="none" w:sz="0" w:space="0" w:color="auto"/>
        <w:bottom w:val="none" w:sz="0" w:space="0" w:color="auto"/>
        <w:right w:val="none" w:sz="0" w:space="0" w:color="auto"/>
      </w:divBdr>
      <w:divsChild>
        <w:div w:id="1961523337">
          <w:marLeft w:val="0"/>
          <w:marRight w:val="0"/>
          <w:marTop w:val="0"/>
          <w:marBottom w:val="0"/>
          <w:divBdr>
            <w:top w:val="none" w:sz="0" w:space="0" w:color="auto"/>
            <w:left w:val="none" w:sz="0" w:space="0" w:color="auto"/>
            <w:bottom w:val="none" w:sz="0" w:space="0" w:color="auto"/>
            <w:right w:val="none" w:sz="0" w:space="0" w:color="auto"/>
          </w:divBdr>
          <w:divsChild>
            <w:div w:id="682703412">
              <w:marLeft w:val="0"/>
              <w:marRight w:val="0"/>
              <w:marTop w:val="180"/>
              <w:marBottom w:val="180"/>
              <w:divBdr>
                <w:top w:val="none" w:sz="0" w:space="0" w:color="auto"/>
                <w:left w:val="none" w:sz="0" w:space="0" w:color="auto"/>
                <w:bottom w:val="none" w:sz="0" w:space="0" w:color="auto"/>
                <w:right w:val="none" w:sz="0" w:space="0" w:color="auto"/>
              </w:divBdr>
            </w:div>
          </w:divsChild>
        </w:div>
        <w:div w:id="1854688627">
          <w:marLeft w:val="0"/>
          <w:marRight w:val="0"/>
          <w:marTop w:val="0"/>
          <w:marBottom w:val="0"/>
          <w:divBdr>
            <w:top w:val="none" w:sz="0" w:space="0" w:color="auto"/>
            <w:left w:val="none" w:sz="0" w:space="0" w:color="auto"/>
            <w:bottom w:val="none" w:sz="0" w:space="0" w:color="auto"/>
            <w:right w:val="none" w:sz="0" w:space="0" w:color="auto"/>
          </w:divBdr>
          <w:divsChild>
            <w:div w:id="1033382764">
              <w:marLeft w:val="0"/>
              <w:marRight w:val="0"/>
              <w:marTop w:val="0"/>
              <w:marBottom w:val="0"/>
              <w:divBdr>
                <w:top w:val="none" w:sz="0" w:space="0" w:color="auto"/>
                <w:left w:val="none" w:sz="0" w:space="0" w:color="auto"/>
                <w:bottom w:val="none" w:sz="0" w:space="0" w:color="auto"/>
                <w:right w:val="none" w:sz="0" w:space="0" w:color="auto"/>
              </w:divBdr>
              <w:divsChild>
                <w:div w:id="556892144">
                  <w:marLeft w:val="0"/>
                  <w:marRight w:val="0"/>
                  <w:marTop w:val="0"/>
                  <w:marBottom w:val="0"/>
                  <w:divBdr>
                    <w:top w:val="none" w:sz="0" w:space="0" w:color="auto"/>
                    <w:left w:val="none" w:sz="0" w:space="0" w:color="auto"/>
                    <w:bottom w:val="none" w:sz="0" w:space="0" w:color="auto"/>
                    <w:right w:val="none" w:sz="0" w:space="0" w:color="auto"/>
                  </w:divBdr>
                  <w:divsChild>
                    <w:div w:id="1246914438">
                      <w:marLeft w:val="0"/>
                      <w:marRight w:val="0"/>
                      <w:marTop w:val="0"/>
                      <w:marBottom w:val="0"/>
                      <w:divBdr>
                        <w:top w:val="none" w:sz="0" w:space="0" w:color="auto"/>
                        <w:left w:val="none" w:sz="0" w:space="0" w:color="auto"/>
                        <w:bottom w:val="none" w:sz="0" w:space="0" w:color="auto"/>
                        <w:right w:val="none" w:sz="0" w:space="0" w:color="auto"/>
                      </w:divBdr>
                      <w:divsChild>
                        <w:div w:id="1573856113">
                          <w:marLeft w:val="0"/>
                          <w:marRight w:val="0"/>
                          <w:marTop w:val="0"/>
                          <w:marBottom w:val="0"/>
                          <w:divBdr>
                            <w:top w:val="none" w:sz="0" w:space="0" w:color="auto"/>
                            <w:left w:val="none" w:sz="0" w:space="0" w:color="auto"/>
                            <w:bottom w:val="none" w:sz="0" w:space="0" w:color="auto"/>
                            <w:right w:val="none" w:sz="0" w:space="0" w:color="auto"/>
                          </w:divBdr>
                          <w:divsChild>
                            <w:div w:id="118829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0259795">
      <w:bodyDiv w:val="1"/>
      <w:marLeft w:val="0"/>
      <w:marRight w:val="0"/>
      <w:marTop w:val="0"/>
      <w:marBottom w:val="0"/>
      <w:divBdr>
        <w:top w:val="none" w:sz="0" w:space="0" w:color="auto"/>
        <w:left w:val="none" w:sz="0" w:space="0" w:color="auto"/>
        <w:bottom w:val="none" w:sz="0" w:space="0" w:color="auto"/>
        <w:right w:val="none" w:sz="0" w:space="0" w:color="auto"/>
      </w:divBdr>
    </w:div>
    <w:div w:id="1612513536">
      <w:bodyDiv w:val="1"/>
      <w:marLeft w:val="0"/>
      <w:marRight w:val="0"/>
      <w:marTop w:val="0"/>
      <w:marBottom w:val="0"/>
      <w:divBdr>
        <w:top w:val="none" w:sz="0" w:space="0" w:color="auto"/>
        <w:left w:val="none" w:sz="0" w:space="0" w:color="auto"/>
        <w:bottom w:val="none" w:sz="0" w:space="0" w:color="auto"/>
        <w:right w:val="none" w:sz="0" w:space="0" w:color="auto"/>
      </w:divBdr>
    </w:div>
    <w:div w:id="1691956973">
      <w:bodyDiv w:val="1"/>
      <w:marLeft w:val="0"/>
      <w:marRight w:val="0"/>
      <w:marTop w:val="0"/>
      <w:marBottom w:val="0"/>
      <w:divBdr>
        <w:top w:val="none" w:sz="0" w:space="0" w:color="auto"/>
        <w:left w:val="none" w:sz="0" w:space="0" w:color="auto"/>
        <w:bottom w:val="none" w:sz="0" w:space="0" w:color="auto"/>
        <w:right w:val="none" w:sz="0" w:space="0" w:color="auto"/>
      </w:divBdr>
    </w:div>
    <w:div w:id="1717772995">
      <w:bodyDiv w:val="1"/>
      <w:marLeft w:val="0"/>
      <w:marRight w:val="0"/>
      <w:marTop w:val="0"/>
      <w:marBottom w:val="0"/>
      <w:divBdr>
        <w:top w:val="none" w:sz="0" w:space="0" w:color="auto"/>
        <w:left w:val="none" w:sz="0" w:space="0" w:color="auto"/>
        <w:bottom w:val="none" w:sz="0" w:space="0" w:color="auto"/>
        <w:right w:val="none" w:sz="0" w:space="0" w:color="auto"/>
      </w:divBdr>
    </w:div>
    <w:div w:id="1750537465">
      <w:bodyDiv w:val="1"/>
      <w:marLeft w:val="0"/>
      <w:marRight w:val="0"/>
      <w:marTop w:val="0"/>
      <w:marBottom w:val="0"/>
      <w:divBdr>
        <w:top w:val="none" w:sz="0" w:space="0" w:color="auto"/>
        <w:left w:val="none" w:sz="0" w:space="0" w:color="auto"/>
        <w:bottom w:val="none" w:sz="0" w:space="0" w:color="auto"/>
        <w:right w:val="none" w:sz="0" w:space="0" w:color="auto"/>
      </w:divBdr>
    </w:div>
    <w:div w:id="1751808264">
      <w:bodyDiv w:val="1"/>
      <w:marLeft w:val="0"/>
      <w:marRight w:val="0"/>
      <w:marTop w:val="0"/>
      <w:marBottom w:val="0"/>
      <w:divBdr>
        <w:top w:val="none" w:sz="0" w:space="0" w:color="auto"/>
        <w:left w:val="none" w:sz="0" w:space="0" w:color="auto"/>
        <w:bottom w:val="none" w:sz="0" w:space="0" w:color="auto"/>
        <w:right w:val="none" w:sz="0" w:space="0" w:color="auto"/>
      </w:divBdr>
    </w:div>
    <w:div w:id="1753814821">
      <w:bodyDiv w:val="1"/>
      <w:marLeft w:val="0"/>
      <w:marRight w:val="0"/>
      <w:marTop w:val="0"/>
      <w:marBottom w:val="0"/>
      <w:divBdr>
        <w:top w:val="none" w:sz="0" w:space="0" w:color="auto"/>
        <w:left w:val="none" w:sz="0" w:space="0" w:color="auto"/>
        <w:bottom w:val="none" w:sz="0" w:space="0" w:color="auto"/>
        <w:right w:val="none" w:sz="0" w:space="0" w:color="auto"/>
      </w:divBdr>
    </w:div>
    <w:div w:id="1772821783">
      <w:bodyDiv w:val="1"/>
      <w:marLeft w:val="0"/>
      <w:marRight w:val="0"/>
      <w:marTop w:val="0"/>
      <w:marBottom w:val="0"/>
      <w:divBdr>
        <w:top w:val="none" w:sz="0" w:space="0" w:color="auto"/>
        <w:left w:val="none" w:sz="0" w:space="0" w:color="auto"/>
        <w:bottom w:val="none" w:sz="0" w:space="0" w:color="auto"/>
        <w:right w:val="none" w:sz="0" w:space="0" w:color="auto"/>
      </w:divBdr>
    </w:div>
    <w:div w:id="1805386280">
      <w:bodyDiv w:val="1"/>
      <w:marLeft w:val="0"/>
      <w:marRight w:val="0"/>
      <w:marTop w:val="0"/>
      <w:marBottom w:val="0"/>
      <w:divBdr>
        <w:top w:val="none" w:sz="0" w:space="0" w:color="auto"/>
        <w:left w:val="none" w:sz="0" w:space="0" w:color="auto"/>
        <w:bottom w:val="none" w:sz="0" w:space="0" w:color="auto"/>
        <w:right w:val="none" w:sz="0" w:space="0" w:color="auto"/>
      </w:divBdr>
    </w:div>
    <w:div w:id="1820339737">
      <w:bodyDiv w:val="1"/>
      <w:marLeft w:val="0"/>
      <w:marRight w:val="0"/>
      <w:marTop w:val="0"/>
      <w:marBottom w:val="0"/>
      <w:divBdr>
        <w:top w:val="none" w:sz="0" w:space="0" w:color="auto"/>
        <w:left w:val="none" w:sz="0" w:space="0" w:color="auto"/>
        <w:bottom w:val="none" w:sz="0" w:space="0" w:color="auto"/>
        <w:right w:val="none" w:sz="0" w:space="0" w:color="auto"/>
      </w:divBdr>
    </w:div>
    <w:div w:id="1831023791">
      <w:bodyDiv w:val="1"/>
      <w:marLeft w:val="0"/>
      <w:marRight w:val="0"/>
      <w:marTop w:val="0"/>
      <w:marBottom w:val="0"/>
      <w:divBdr>
        <w:top w:val="none" w:sz="0" w:space="0" w:color="auto"/>
        <w:left w:val="none" w:sz="0" w:space="0" w:color="auto"/>
        <w:bottom w:val="none" w:sz="0" w:space="0" w:color="auto"/>
        <w:right w:val="none" w:sz="0" w:space="0" w:color="auto"/>
      </w:divBdr>
    </w:div>
    <w:div w:id="1847403937">
      <w:bodyDiv w:val="1"/>
      <w:marLeft w:val="0"/>
      <w:marRight w:val="0"/>
      <w:marTop w:val="0"/>
      <w:marBottom w:val="0"/>
      <w:divBdr>
        <w:top w:val="none" w:sz="0" w:space="0" w:color="auto"/>
        <w:left w:val="none" w:sz="0" w:space="0" w:color="auto"/>
        <w:bottom w:val="none" w:sz="0" w:space="0" w:color="auto"/>
        <w:right w:val="none" w:sz="0" w:space="0" w:color="auto"/>
      </w:divBdr>
    </w:div>
    <w:div w:id="1860462593">
      <w:bodyDiv w:val="1"/>
      <w:marLeft w:val="0"/>
      <w:marRight w:val="0"/>
      <w:marTop w:val="0"/>
      <w:marBottom w:val="0"/>
      <w:divBdr>
        <w:top w:val="none" w:sz="0" w:space="0" w:color="auto"/>
        <w:left w:val="none" w:sz="0" w:space="0" w:color="auto"/>
        <w:bottom w:val="none" w:sz="0" w:space="0" w:color="auto"/>
        <w:right w:val="none" w:sz="0" w:space="0" w:color="auto"/>
      </w:divBdr>
    </w:div>
    <w:div w:id="1861047813">
      <w:bodyDiv w:val="1"/>
      <w:marLeft w:val="0"/>
      <w:marRight w:val="0"/>
      <w:marTop w:val="0"/>
      <w:marBottom w:val="0"/>
      <w:divBdr>
        <w:top w:val="none" w:sz="0" w:space="0" w:color="auto"/>
        <w:left w:val="none" w:sz="0" w:space="0" w:color="auto"/>
        <w:bottom w:val="none" w:sz="0" w:space="0" w:color="auto"/>
        <w:right w:val="none" w:sz="0" w:space="0" w:color="auto"/>
      </w:divBdr>
    </w:div>
    <w:div w:id="1861091824">
      <w:bodyDiv w:val="1"/>
      <w:marLeft w:val="0"/>
      <w:marRight w:val="0"/>
      <w:marTop w:val="0"/>
      <w:marBottom w:val="0"/>
      <w:divBdr>
        <w:top w:val="none" w:sz="0" w:space="0" w:color="auto"/>
        <w:left w:val="none" w:sz="0" w:space="0" w:color="auto"/>
        <w:bottom w:val="none" w:sz="0" w:space="0" w:color="auto"/>
        <w:right w:val="none" w:sz="0" w:space="0" w:color="auto"/>
      </w:divBdr>
    </w:div>
    <w:div w:id="1892568463">
      <w:bodyDiv w:val="1"/>
      <w:marLeft w:val="0"/>
      <w:marRight w:val="0"/>
      <w:marTop w:val="0"/>
      <w:marBottom w:val="0"/>
      <w:divBdr>
        <w:top w:val="none" w:sz="0" w:space="0" w:color="auto"/>
        <w:left w:val="none" w:sz="0" w:space="0" w:color="auto"/>
        <w:bottom w:val="none" w:sz="0" w:space="0" w:color="auto"/>
        <w:right w:val="none" w:sz="0" w:space="0" w:color="auto"/>
      </w:divBdr>
    </w:div>
    <w:div w:id="1912739242">
      <w:bodyDiv w:val="1"/>
      <w:marLeft w:val="0"/>
      <w:marRight w:val="0"/>
      <w:marTop w:val="0"/>
      <w:marBottom w:val="0"/>
      <w:divBdr>
        <w:top w:val="none" w:sz="0" w:space="0" w:color="auto"/>
        <w:left w:val="none" w:sz="0" w:space="0" w:color="auto"/>
        <w:bottom w:val="none" w:sz="0" w:space="0" w:color="auto"/>
        <w:right w:val="none" w:sz="0" w:space="0" w:color="auto"/>
      </w:divBdr>
      <w:divsChild>
        <w:div w:id="1640525586">
          <w:marLeft w:val="0"/>
          <w:marRight w:val="0"/>
          <w:marTop w:val="0"/>
          <w:marBottom w:val="0"/>
          <w:divBdr>
            <w:top w:val="none" w:sz="0" w:space="0" w:color="auto"/>
            <w:left w:val="none" w:sz="0" w:space="0" w:color="auto"/>
            <w:bottom w:val="none" w:sz="0" w:space="0" w:color="auto"/>
            <w:right w:val="none" w:sz="0" w:space="0" w:color="auto"/>
          </w:divBdr>
          <w:divsChild>
            <w:div w:id="1531605429">
              <w:marLeft w:val="0"/>
              <w:marRight w:val="0"/>
              <w:marTop w:val="75"/>
              <w:marBottom w:val="0"/>
              <w:divBdr>
                <w:top w:val="none" w:sz="0" w:space="0" w:color="auto"/>
                <w:left w:val="none" w:sz="0" w:space="0" w:color="auto"/>
                <w:bottom w:val="none" w:sz="0" w:space="0" w:color="auto"/>
                <w:right w:val="none" w:sz="0" w:space="0" w:color="auto"/>
              </w:divBdr>
              <w:divsChild>
                <w:div w:id="595022589">
                  <w:marLeft w:val="0"/>
                  <w:marRight w:val="0"/>
                  <w:marTop w:val="0"/>
                  <w:marBottom w:val="0"/>
                  <w:divBdr>
                    <w:top w:val="none" w:sz="0" w:space="0" w:color="auto"/>
                    <w:left w:val="none" w:sz="0" w:space="0" w:color="auto"/>
                    <w:bottom w:val="none" w:sz="0" w:space="0" w:color="auto"/>
                    <w:right w:val="none" w:sz="0" w:space="0" w:color="auto"/>
                  </w:divBdr>
                  <w:divsChild>
                    <w:div w:id="121257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646223">
          <w:marLeft w:val="0"/>
          <w:marRight w:val="0"/>
          <w:marTop w:val="0"/>
          <w:marBottom w:val="0"/>
          <w:divBdr>
            <w:top w:val="none" w:sz="0" w:space="0" w:color="auto"/>
            <w:left w:val="none" w:sz="0" w:space="0" w:color="auto"/>
            <w:bottom w:val="none" w:sz="0" w:space="0" w:color="auto"/>
            <w:right w:val="none" w:sz="0" w:space="0" w:color="auto"/>
          </w:divBdr>
          <w:divsChild>
            <w:div w:id="1111632899">
              <w:marLeft w:val="0"/>
              <w:marRight w:val="0"/>
              <w:marTop w:val="0"/>
              <w:marBottom w:val="0"/>
              <w:divBdr>
                <w:top w:val="none" w:sz="0" w:space="0" w:color="auto"/>
                <w:left w:val="none" w:sz="0" w:space="0" w:color="auto"/>
                <w:bottom w:val="none" w:sz="0" w:space="0" w:color="auto"/>
                <w:right w:val="none" w:sz="0" w:space="0" w:color="auto"/>
              </w:divBdr>
              <w:divsChild>
                <w:div w:id="1021708127">
                  <w:marLeft w:val="0"/>
                  <w:marRight w:val="0"/>
                  <w:marTop w:val="0"/>
                  <w:marBottom w:val="0"/>
                  <w:divBdr>
                    <w:top w:val="none" w:sz="0" w:space="0" w:color="auto"/>
                    <w:left w:val="none" w:sz="0" w:space="0" w:color="auto"/>
                    <w:bottom w:val="none" w:sz="0" w:space="0" w:color="auto"/>
                    <w:right w:val="none" w:sz="0" w:space="0" w:color="auto"/>
                  </w:divBdr>
                  <w:divsChild>
                    <w:div w:id="1062946652">
                      <w:marLeft w:val="0"/>
                      <w:marRight w:val="0"/>
                      <w:marTop w:val="0"/>
                      <w:marBottom w:val="0"/>
                      <w:divBdr>
                        <w:top w:val="none" w:sz="0" w:space="0" w:color="auto"/>
                        <w:left w:val="none" w:sz="0" w:space="0" w:color="auto"/>
                        <w:bottom w:val="none" w:sz="0" w:space="0" w:color="auto"/>
                        <w:right w:val="none" w:sz="0" w:space="0" w:color="auto"/>
                      </w:divBdr>
                      <w:divsChild>
                        <w:div w:id="693923896">
                          <w:marLeft w:val="0"/>
                          <w:marRight w:val="0"/>
                          <w:marTop w:val="0"/>
                          <w:marBottom w:val="0"/>
                          <w:divBdr>
                            <w:top w:val="none" w:sz="0" w:space="0" w:color="auto"/>
                            <w:left w:val="none" w:sz="0" w:space="0" w:color="auto"/>
                            <w:bottom w:val="none" w:sz="0" w:space="0" w:color="auto"/>
                            <w:right w:val="none" w:sz="0" w:space="0" w:color="auto"/>
                          </w:divBdr>
                          <w:divsChild>
                            <w:div w:id="9510152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2958525">
      <w:bodyDiv w:val="1"/>
      <w:marLeft w:val="0"/>
      <w:marRight w:val="0"/>
      <w:marTop w:val="0"/>
      <w:marBottom w:val="0"/>
      <w:divBdr>
        <w:top w:val="none" w:sz="0" w:space="0" w:color="auto"/>
        <w:left w:val="none" w:sz="0" w:space="0" w:color="auto"/>
        <w:bottom w:val="none" w:sz="0" w:space="0" w:color="auto"/>
        <w:right w:val="none" w:sz="0" w:space="0" w:color="auto"/>
      </w:divBdr>
    </w:div>
    <w:div w:id="1940870509">
      <w:bodyDiv w:val="1"/>
      <w:marLeft w:val="0"/>
      <w:marRight w:val="0"/>
      <w:marTop w:val="0"/>
      <w:marBottom w:val="0"/>
      <w:divBdr>
        <w:top w:val="none" w:sz="0" w:space="0" w:color="auto"/>
        <w:left w:val="none" w:sz="0" w:space="0" w:color="auto"/>
        <w:bottom w:val="none" w:sz="0" w:space="0" w:color="auto"/>
        <w:right w:val="none" w:sz="0" w:space="0" w:color="auto"/>
      </w:divBdr>
    </w:div>
    <w:div w:id="1947498442">
      <w:bodyDiv w:val="1"/>
      <w:marLeft w:val="0"/>
      <w:marRight w:val="0"/>
      <w:marTop w:val="0"/>
      <w:marBottom w:val="0"/>
      <w:divBdr>
        <w:top w:val="none" w:sz="0" w:space="0" w:color="auto"/>
        <w:left w:val="none" w:sz="0" w:space="0" w:color="auto"/>
        <w:bottom w:val="none" w:sz="0" w:space="0" w:color="auto"/>
        <w:right w:val="none" w:sz="0" w:space="0" w:color="auto"/>
      </w:divBdr>
      <w:divsChild>
        <w:div w:id="7949173">
          <w:marLeft w:val="0"/>
          <w:marRight w:val="0"/>
          <w:marTop w:val="0"/>
          <w:marBottom w:val="0"/>
          <w:divBdr>
            <w:top w:val="none" w:sz="0" w:space="0" w:color="auto"/>
            <w:left w:val="none" w:sz="0" w:space="0" w:color="auto"/>
            <w:bottom w:val="none" w:sz="0" w:space="0" w:color="auto"/>
            <w:right w:val="none" w:sz="0" w:space="0" w:color="auto"/>
          </w:divBdr>
          <w:divsChild>
            <w:div w:id="1732847822">
              <w:marLeft w:val="0"/>
              <w:marRight w:val="0"/>
              <w:marTop w:val="0"/>
              <w:marBottom w:val="0"/>
              <w:divBdr>
                <w:top w:val="none" w:sz="0" w:space="0" w:color="auto"/>
                <w:left w:val="none" w:sz="0" w:space="0" w:color="auto"/>
                <w:bottom w:val="none" w:sz="0" w:space="0" w:color="auto"/>
                <w:right w:val="none" w:sz="0" w:space="0" w:color="auto"/>
              </w:divBdr>
              <w:divsChild>
                <w:div w:id="352878350">
                  <w:marLeft w:val="0"/>
                  <w:marRight w:val="0"/>
                  <w:marTop w:val="360"/>
                  <w:marBottom w:val="0"/>
                  <w:divBdr>
                    <w:top w:val="none" w:sz="0" w:space="0" w:color="auto"/>
                    <w:left w:val="none" w:sz="0" w:space="0" w:color="auto"/>
                    <w:bottom w:val="none" w:sz="0" w:space="0" w:color="auto"/>
                    <w:right w:val="none" w:sz="0" w:space="0" w:color="auto"/>
                  </w:divBdr>
                  <w:divsChild>
                    <w:div w:id="1181580571">
                      <w:marLeft w:val="0"/>
                      <w:marRight w:val="0"/>
                      <w:marTop w:val="0"/>
                      <w:marBottom w:val="0"/>
                      <w:divBdr>
                        <w:top w:val="none" w:sz="0" w:space="0" w:color="auto"/>
                        <w:left w:val="none" w:sz="0" w:space="0" w:color="auto"/>
                        <w:bottom w:val="none" w:sz="0" w:space="0" w:color="auto"/>
                        <w:right w:val="none" w:sz="0" w:space="0" w:color="auto"/>
                      </w:divBdr>
                      <w:divsChild>
                        <w:div w:id="2039548076">
                          <w:marLeft w:val="0"/>
                          <w:marRight w:val="0"/>
                          <w:marTop w:val="240"/>
                          <w:marBottom w:val="0"/>
                          <w:divBdr>
                            <w:top w:val="single" w:sz="6" w:space="0" w:color="auto"/>
                            <w:left w:val="single" w:sz="6" w:space="0" w:color="auto"/>
                            <w:bottom w:val="single" w:sz="6" w:space="0" w:color="auto"/>
                            <w:right w:val="single" w:sz="6" w:space="0" w:color="auto"/>
                          </w:divBdr>
                          <w:divsChild>
                            <w:div w:id="267543639">
                              <w:marLeft w:val="0"/>
                              <w:marRight w:val="0"/>
                              <w:marTop w:val="0"/>
                              <w:marBottom w:val="0"/>
                              <w:divBdr>
                                <w:top w:val="none" w:sz="0" w:space="0" w:color="auto"/>
                                <w:left w:val="none" w:sz="0" w:space="0" w:color="auto"/>
                                <w:bottom w:val="none" w:sz="0" w:space="0" w:color="auto"/>
                                <w:right w:val="none" w:sz="0" w:space="0" w:color="auto"/>
                              </w:divBdr>
                              <w:divsChild>
                                <w:div w:id="183475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2369704">
          <w:marLeft w:val="0"/>
          <w:marRight w:val="0"/>
          <w:marTop w:val="600"/>
          <w:marBottom w:val="0"/>
          <w:divBdr>
            <w:top w:val="none" w:sz="0" w:space="0" w:color="auto"/>
            <w:left w:val="none" w:sz="0" w:space="0" w:color="auto"/>
            <w:bottom w:val="none" w:sz="0" w:space="0" w:color="auto"/>
            <w:right w:val="none" w:sz="0" w:space="0" w:color="auto"/>
          </w:divBdr>
          <w:divsChild>
            <w:div w:id="479150908">
              <w:marLeft w:val="0"/>
              <w:marRight w:val="0"/>
              <w:marTop w:val="0"/>
              <w:marBottom w:val="0"/>
              <w:divBdr>
                <w:top w:val="none" w:sz="0" w:space="0" w:color="auto"/>
                <w:left w:val="none" w:sz="0" w:space="0" w:color="auto"/>
                <w:bottom w:val="none" w:sz="0" w:space="0" w:color="auto"/>
                <w:right w:val="none" w:sz="0" w:space="0" w:color="auto"/>
              </w:divBdr>
              <w:divsChild>
                <w:div w:id="190960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045322">
      <w:bodyDiv w:val="1"/>
      <w:marLeft w:val="0"/>
      <w:marRight w:val="0"/>
      <w:marTop w:val="0"/>
      <w:marBottom w:val="0"/>
      <w:divBdr>
        <w:top w:val="none" w:sz="0" w:space="0" w:color="auto"/>
        <w:left w:val="none" w:sz="0" w:space="0" w:color="auto"/>
        <w:bottom w:val="none" w:sz="0" w:space="0" w:color="auto"/>
        <w:right w:val="none" w:sz="0" w:space="0" w:color="auto"/>
      </w:divBdr>
      <w:divsChild>
        <w:div w:id="173888506">
          <w:marLeft w:val="0"/>
          <w:marRight w:val="0"/>
          <w:marTop w:val="0"/>
          <w:marBottom w:val="0"/>
          <w:divBdr>
            <w:top w:val="none" w:sz="0" w:space="0" w:color="auto"/>
            <w:left w:val="none" w:sz="0" w:space="0" w:color="auto"/>
            <w:bottom w:val="none" w:sz="0" w:space="0" w:color="auto"/>
            <w:right w:val="none" w:sz="0" w:space="0" w:color="auto"/>
          </w:divBdr>
          <w:divsChild>
            <w:div w:id="1934242082">
              <w:marLeft w:val="0"/>
              <w:marRight w:val="0"/>
              <w:marTop w:val="0"/>
              <w:marBottom w:val="0"/>
              <w:divBdr>
                <w:top w:val="none" w:sz="0" w:space="0" w:color="auto"/>
                <w:left w:val="none" w:sz="0" w:space="0" w:color="auto"/>
                <w:bottom w:val="none" w:sz="0" w:space="0" w:color="auto"/>
                <w:right w:val="none" w:sz="0" w:space="0" w:color="auto"/>
              </w:divBdr>
              <w:divsChild>
                <w:div w:id="103770132">
                  <w:marLeft w:val="0"/>
                  <w:marRight w:val="0"/>
                  <w:marTop w:val="0"/>
                  <w:marBottom w:val="0"/>
                  <w:divBdr>
                    <w:top w:val="none" w:sz="0" w:space="0" w:color="auto"/>
                    <w:left w:val="none" w:sz="0" w:space="0" w:color="auto"/>
                    <w:bottom w:val="none" w:sz="0" w:space="0" w:color="auto"/>
                    <w:right w:val="none" w:sz="0" w:space="0" w:color="auto"/>
                  </w:divBdr>
                  <w:divsChild>
                    <w:div w:id="550117735">
                      <w:marLeft w:val="0"/>
                      <w:marRight w:val="0"/>
                      <w:marTop w:val="0"/>
                      <w:marBottom w:val="0"/>
                      <w:divBdr>
                        <w:top w:val="none" w:sz="0" w:space="0" w:color="auto"/>
                        <w:left w:val="none" w:sz="0" w:space="0" w:color="auto"/>
                        <w:bottom w:val="none" w:sz="0" w:space="0" w:color="auto"/>
                        <w:right w:val="none" w:sz="0" w:space="0" w:color="auto"/>
                      </w:divBdr>
                      <w:divsChild>
                        <w:div w:id="1045569295">
                          <w:marLeft w:val="0"/>
                          <w:marRight w:val="0"/>
                          <w:marTop w:val="0"/>
                          <w:marBottom w:val="0"/>
                          <w:divBdr>
                            <w:top w:val="none" w:sz="0" w:space="0" w:color="auto"/>
                            <w:left w:val="none" w:sz="0" w:space="0" w:color="auto"/>
                            <w:bottom w:val="none" w:sz="0" w:space="0" w:color="auto"/>
                            <w:right w:val="none" w:sz="0" w:space="0" w:color="auto"/>
                          </w:divBdr>
                          <w:divsChild>
                            <w:div w:id="1925738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53394606">
          <w:marLeft w:val="0"/>
          <w:marRight w:val="0"/>
          <w:marTop w:val="0"/>
          <w:marBottom w:val="0"/>
          <w:divBdr>
            <w:top w:val="none" w:sz="0" w:space="0" w:color="auto"/>
            <w:left w:val="none" w:sz="0" w:space="0" w:color="auto"/>
            <w:bottom w:val="none" w:sz="0" w:space="0" w:color="auto"/>
            <w:right w:val="none" w:sz="0" w:space="0" w:color="auto"/>
          </w:divBdr>
          <w:divsChild>
            <w:div w:id="135800719">
              <w:marLeft w:val="0"/>
              <w:marRight w:val="0"/>
              <w:marTop w:val="0"/>
              <w:marBottom w:val="0"/>
              <w:divBdr>
                <w:top w:val="none" w:sz="0" w:space="0" w:color="auto"/>
                <w:left w:val="none" w:sz="0" w:space="0" w:color="auto"/>
                <w:bottom w:val="none" w:sz="0" w:space="0" w:color="auto"/>
                <w:right w:val="none" w:sz="0" w:space="0" w:color="auto"/>
              </w:divBdr>
              <w:divsChild>
                <w:div w:id="1064837800">
                  <w:marLeft w:val="0"/>
                  <w:marRight w:val="0"/>
                  <w:marTop w:val="0"/>
                  <w:marBottom w:val="0"/>
                  <w:divBdr>
                    <w:top w:val="none" w:sz="0" w:space="0" w:color="auto"/>
                    <w:left w:val="none" w:sz="0" w:space="0" w:color="auto"/>
                    <w:bottom w:val="none" w:sz="0" w:space="0" w:color="auto"/>
                    <w:right w:val="none" w:sz="0" w:space="0" w:color="auto"/>
                  </w:divBdr>
                  <w:divsChild>
                    <w:div w:id="1630626681">
                      <w:marLeft w:val="0"/>
                      <w:marRight w:val="0"/>
                      <w:marTop w:val="0"/>
                      <w:marBottom w:val="0"/>
                      <w:divBdr>
                        <w:top w:val="none" w:sz="0" w:space="0" w:color="auto"/>
                        <w:left w:val="none" w:sz="0" w:space="0" w:color="auto"/>
                        <w:bottom w:val="none" w:sz="0" w:space="0" w:color="auto"/>
                        <w:right w:val="none" w:sz="0" w:space="0" w:color="auto"/>
                      </w:divBdr>
                      <w:divsChild>
                        <w:div w:id="71658860">
                          <w:marLeft w:val="0"/>
                          <w:marRight w:val="0"/>
                          <w:marTop w:val="0"/>
                          <w:marBottom w:val="0"/>
                          <w:divBdr>
                            <w:top w:val="none" w:sz="0" w:space="0" w:color="auto"/>
                            <w:left w:val="none" w:sz="0" w:space="0" w:color="auto"/>
                            <w:bottom w:val="none" w:sz="0" w:space="0" w:color="auto"/>
                            <w:right w:val="none" w:sz="0" w:space="0" w:color="auto"/>
                          </w:divBdr>
                          <w:divsChild>
                            <w:div w:id="8343047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87663754">
          <w:marLeft w:val="0"/>
          <w:marRight w:val="0"/>
          <w:marTop w:val="0"/>
          <w:marBottom w:val="0"/>
          <w:divBdr>
            <w:top w:val="none" w:sz="0" w:space="0" w:color="auto"/>
            <w:left w:val="none" w:sz="0" w:space="0" w:color="auto"/>
            <w:bottom w:val="none" w:sz="0" w:space="0" w:color="auto"/>
            <w:right w:val="none" w:sz="0" w:space="0" w:color="auto"/>
          </w:divBdr>
          <w:divsChild>
            <w:div w:id="1645742908">
              <w:marLeft w:val="0"/>
              <w:marRight w:val="0"/>
              <w:marTop w:val="0"/>
              <w:marBottom w:val="0"/>
              <w:divBdr>
                <w:top w:val="none" w:sz="0" w:space="0" w:color="auto"/>
                <w:left w:val="none" w:sz="0" w:space="0" w:color="auto"/>
                <w:bottom w:val="none" w:sz="0" w:space="0" w:color="auto"/>
                <w:right w:val="none" w:sz="0" w:space="0" w:color="auto"/>
              </w:divBdr>
              <w:divsChild>
                <w:div w:id="489251499">
                  <w:marLeft w:val="0"/>
                  <w:marRight w:val="0"/>
                  <w:marTop w:val="0"/>
                  <w:marBottom w:val="0"/>
                  <w:divBdr>
                    <w:top w:val="none" w:sz="0" w:space="0" w:color="auto"/>
                    <w:left w:val="none" w:sz="0" w:space="0" w:color="auto"/>
                    <w:bottom w:val="none" w:sz="0" w:space="0" w:color="auto"/>
                    <w:right w:val="none" w:sz="0" w:space="0" w:color="auto"/>
                  </w:divBdr>
                  <w:divsChild>
                    <w:div w:id="392775449">
                      <w:marLeft w:val="0"/>
                      <w:marRight w:val="0"/>
                      <w:marTop w:val="0"/>
                      <w:marBottom w:val="0"/>
                      <w:divBdr>
                        <w:top w:val="none" w:sz="0" w:space="0" w:color="auto"/>
                        <w:left w:val="none" w:sz="0" w:space="0" w:color="auto"/>
                        <w:bottom w:val="none" w:sz="0" w:space="0" w:color="auto"/>
                        <w:right w:val="none" w:sz="0" w:space="0" w:color="auto"/>
                      </w:divBdr>
                      <w:divsChild>
                        <w:div w:id="675502917">
                          <w:marLeft w:val="0"/>
                          <w:marRight w:val="0"/>
                          <w:marTop w:val="0"/>
                          <w:marBottom w:val="0"/>
                          <w:divBdr>
                            <w:top w:val="none" w:sz="0" w:space="0" w:color="auto"/>
                            <w:left w:val="none" w:sz="0" w:space="0" w:color="auto"/>
                            <w:bottom w:val="none" w:sz="0" w:space="0" w:color="auto"/>
                            <w:right w:val="none" w:sz="0" w:space="0" w:color="auto"/>
                          </w:divBdr>
                          <w:divsChild>
                            <w:div w:id="2783432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2034411">
      <w:bodyDiv w:val="1"/>
      <w:marLeft w:val="0"/>
      <w:marRight w:val="0"/>
      <w:marTop w:val="0"/>
      <w:marBottom w:val="0"/>
      <w:divBdr>
        <w:top w:val="none" w:sz="0" w:space="0" w:color="auto"/>
        <w:left w:val="none" w:sz="0" w:space="0" w:color="auto"/>
        <w:bottom w:val="none" w:sz="0" w:space="0" w:color="auto"/>
        <w:right w:val="none" w:sz="0" w:space="0" w:color="auto"/>
      </w:divBdr>
    </w:div>
    <w:div w:id="1994333055">
      <w:bodyDiv w:val="1"/>
      <w:marLeft w:val="0"/>
      <w:marRight w:val="0"/>
      <w:marTop w:val="0"/>
      <w:marBottom w:val="0"/>
      <w:divBdr>
        <w:top w:val="none" w:sz="0" w:space="0" w:color="auto"/>
        <w:left w:val="none" w:sz="0" w:space="0" w:color="auto"/>
        <w:bottom w:val="none" w:sz="0" w:space="0" w:color="auto"/>
        <w:right w:val="none" w:sz="0" w:space="0" w:color="auto"/>
      </w:divBdr>
      <w:divsChild>
        <w:div w:id="1004015889">
          <w:marLeft w:val="0"/>
          <w:marRight w:val="0"/>
          <w:marTop w:val="0"/>
          <w:marBottom w:val="0"/>
          <w:divBdr>
            <w:top w:val="none" w:sz="0" w:space="0" w:color="auto"/>
            <w:left w:val="none" w:sz="0" w:space="0" w:color="auto"/>
            <w:bottom w:val="none" w:sz="0" w:space="0" w:color="auto"/>
            <w:right w:val="none" w:sz="0" w:space="0" w:color="auto"/>
          </w:divBdr>
          <w:divsChild>
            <w:div w:id="1798985969">
              <w:marLeft w:val="0"/>
              <w:marRight w:val="0"/>
              <w:marTop w:val="0"/>
              <w:marBottom w:val="0"/>
              <w:divBdr>
                <w:top w:val="none" w:sz="0" w:space="0" w:color="auto"/>
                <w:left w:val="none" w:sz="0" w:space="0" w:color="auto"/>
                <w:bottom w:val="none" w:sz="0" w:space="0" w:color="auto"/>
                <w:right w:val="none" w:sz="0" w:space="0" w:color="auto"/>
              </w:divBdr>
              <w:divsChild>
                <w:div w:id="991713102">
                  <w:marLeft w:val="0"/>
                  <w:marRight w:val="0"/>
                  <w:marTop w:val="360"/>
                  <w:marBottom w:val="0"/>
                  <w:divBdr>
                    <w:top w:val="none" w:sz="0" w:space="0" w:color="auto"/>
                    <w:left w:val="none" w:sz="0" w:space="0" w:color="auto"/>
                    <w:bottom w:val="none" w:sz="0" w:space="0" w:color="auto"/>
                    <w:right w:val="none" w:sz="0" w:space="0" w:color="auto"/>
                  </w:divBdr>
                  <w:divsChild>
                    <w:div w:id="1634479589">
                      <w:marLeft w:val="0"/>
                      <w:marRight w:val="0"/>
                      <w:marTop w:val="0"/>
                      <w:marBottom w:val="0"/>
                      <w:divBdr>
                        <w:top w:val="none" w:sz="0" w:space="0" w:color="auto"/>
                        <w:left w:val="none" w:sz="0" w:space="0" w:color="auto"/>
                        <w:bottom w:val="none" w:sz="0" w:space="0" w:color="auto"/>
                        <w:right w:val="none" w:sz="0" w:space="0" w:color="auto"/>
                      </w:divBdr>
                      <w:divsChild>
                        <w:div w:id="841553864">
                          <w:marLeft w:val="0"/>
                          <w:marRight w:val="0"/>
                          <w:marTop w:val="240"/>
                          <w:marBottom w:val="0"/>
                          <w:divBdr>
                            <w:top w:val="single" w:sz="6" w:space="0" w:color="auto"/>
                            <w:left w:val="single" w:sz="6" w:space="0" w:color="auto"/>
                            <w:bottom w:val="single" w:sz="6" w:space="0" w:color="auto"/>
                            <w:right w:val="single" w:sz="6" w:space="0" w:color="auto"/>
                          </w:divBdr>
                          <w:divsChild>
                            <w:div w:id="1999189033">
                              <w:marLeft w:val="0"/>
                              <w:marRight w:val="0"/>
                              <w:marTop w:val="0"/>
                              <w:marBottom w:val="0"/>
                              <w:divBdr>
                                <w:top w:val="none" w:sz="0" w:space="0" w:color="auto"/>
                                <w:left w:val="none" w:sz="0" w:space="0" w:color="auto"/>
                                <w:bottom w:val="none" w:sz="0" w:space="0" w:color="auto"/>
                                <w:right w:val="none" w:sz="0" w:space="0" w:color="auto"/>
                              </w:divBdr>
                              <w:divsChild>
                                <w:div w:id="2665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7768642">
          <w:marLeft w:val="0"/>
          <w:marRight w:val="0"/>
          <w:marTop w:val="600"/>
          <w:marBottom w:val="0"/>
          <w:divBdr>
            <w:top w:val="none" w:sz="0" w:space="0" w:color="auto"/>
            <w:left w:val="none" w:sz="0" w:space="0" w:color="auto"/>
            <w:bottom w:val="none" w:sz="0" w:space="0" w:color="auto"/>
            <w:right w:val="none" w:sz="0" w:space="0" w:color="auto"/>
          </w:divBdr>
          <w:divsChild>
            <w:div w:id="323970468">
              <w:marLeft w:val="0"/>
              <w:marRight w:val="0"/>
              <w:marTop w:val="0"/>
              <w:marBottom w:val="0"/>
              <w:divBdr>
                <w:top w:val="none" w:sz="0" w:space="0" w:color="auto"/>
                <w:left w:val="none" w:sz="0" w:space="0" w:color="auto"/>
                <w:bottom w:val="none" w:sz="0" w:space="0" w:color="auto"/>
                <w:right w:val="none" w:sz="0" w:space="0" w:color="auto"/>
              </w:divBdr>
              <w:divsChild>
                <w:div w:id="101032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658772">
      <w:bodyDiv w:val="1"/>
      <w:marLeft w:val="0"/>
      <w:marRight w:val="0"/>
      <w:marTop w:val="0"/>
      <w:marBottom w:val="0"/>
      <w:divBdr>
        <w:top w:val="none" w:sz="0" w:space="0" w:color="auto"/>
        <w:left w:val="none" w:sz="0" w:space="0" w:color="auto"/>
        <w:bottom w:val="none" w:sz="0" w:space="0" w:color="auto"/>
        <w:right w:val="none" w:sz="0" w:space="0" w:color="auto"/>
      </w:divBdr>
    </w:div>
    <w:div w:id="2042320975">
      <w:bodyDiv w:val="1"/>
      <w:marLeft w:val="0"/>
      <w:marRight w:val="0"/>
      <w:marTop w:val="0"/>
      <w:marBottom w:val="0"/>
      <w:divBdr>
        <w:top w:val="none" w:sz="0" w:space="0" w:color="auto"/>
        <w:left w:val="none" w:sz="0" w:space="0" w:color="auto"/>
        <w:bottom w:val="none" w:sz="0" w:space="0" w:color="auto"/>
        <w:right w:val="none" w:sz="0" w:space="0" w:color="auto"/>
      </w:divBdr>
    </w:div>
    <w:div w:id="2051031416">
      <w:bodyDiv w:val="1"/>
      <w:marLeft w:val="0"/>
      <w:marRight w:val="0"/>
      <w:marTop w:val="0"/>
      <w:marBottom w:val="0"/>
      <w:divBdr>
        <w:top w:val="none" w:sz="0" w:space="0" w:color="auto"/>
        <w:left w:val="none" w:sz="0" w:space="0" w:color="auto"/>
        <w:bottom w:val="none" w:sz="0" w:space="0" w:color="auto"/>
        <w:right w:val="none" w:sz="0" w:space="0" w:color="auto"/>
      </w:divBdr>
    </w:div>
    <w:div w:id="2071952824">
      <w:bodyDiv w:val="1"/>
      <w:marLeft w:val="0"/>
      <w:marRight w:val="0"/>
      <w:marTop w:val="0"/>
      <w:marBottom w:val="0"/>
      <w:divBdr>
        <w:top w:val="none" w:sz="0" w:space="0" w:color="auto"/>
        <w:left w:val="none" w:sz="0" w:space="0" w:color="auto"/>
        <w:bottom w:val="none" w:sz="0" w:space="0" w:color="auto"/>
        <w:right w:val="none" w:sz="0" w:space="0" w:color="auto"/>
      </w:divBdr>
    </w:div>
    <w:div w:id="2075352632">
      <w:bodyDiv w:val="1"/>
      <w:marLeft w:val="0"/>
      <w:marRight w:val="0"/>
      <w:marTop w:val="0"/>
      <w:marBottom w:val="0"/>
      <w:divBdr>
        <w:top w:val="none" w:sz="0" w:space="0" w:color="auto"/>
        <w:left w:val="none" w:sz="0" w:space="0" w:color="auto"/>
        <w:bottom w:val="none" w:sz="0" w:space="0" w:color="auto"/>
        <w:right w:val="none" w:sz="0" w:space="0" w:color="auto"/>
      </w:divBdr>
    </w:div>
    <w:div w:id="2133866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s://crude-oil-price-predictor.onrender.com"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github.com/IBM-EPBL/IBM-Project-12679-1659457483"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hyperlink" Target="https://drive.google.com/file/d/14IRnVnVVUTtkxxm8JilmtiKw-i4Wow6g/view?usp=sharing" TargetMode="Externa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IN"/>
              <a:t>BurnDown</a:t>
            </a:r>
            <a:r>
              <a:rPr lang="en-IN" baseline="0"/>
              <a:t> Chart</a:t>
            </a:r>
            <a:endParaRPr lang="en-IN"/>
          </a:p>
        </c:rich>
      </c:tx>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Sheet1!$C$13</c:f>
              <c:strCache>
                <c:ptCount val="1"/>
                <c:pt idx="0">
                  <c:v>Estimated Time</c:v>
                </c:pt>
              </c:strCache>
            </c:strRef>
          </c:tx>
          <c:spPr>
            <a:ln w="28575" cap="rnd">
              <a:solidFill>
                <a:schemeClr val="accent4">
                  <a:lumMod val="60000"/>
                  <a:lumOff val="40000"/>
                </a:schemeClr>
              </a:solidFill>
              <a:round/>
            </a:ln>
            <a:effectLst/>
          </c:spPr>
          <c:marker>
            <c:symbol val="circle"/>
            <c:size val="5"/>
            <c:spPr>
              <a:solidFill>
                <a:schemeClr val="accent4"/>
              </a:solidFill>
              <a:ln w="9525">
                <a:solidFill>
                  <a:schemeClr val="accent1">
                    <a:shade val="76000"/>
                  </a:schemeClr>
                </a:solidFill>
              </a:ln>
              <a:effectLst/>
            </c:spPr>
          </c:marker>
          <c:cat>
            <c:strRef>
              <c:f>Sheet1!$B$14:$B$17</c:f>
              <c:strCache>
                <c:ptCount val="4"/>
                <c:pt idx="0">
                  <c:v>24 -29 oct</c:v>
                </c:pt>
                <c:pt idx="1">
                  <c:v>1-5 nov</c:v>
                </c:pt>
                <c:pt idx="2">
                  <c:v>7-12 nov</c:v>
                </c:pt>
                <c:pt idx="3">
                  <c:v>14-19 nov</c:v>
                </c:pt>
              </c:strCache>
            </c:strRef>
          </c:cat>
          <c:val>
            <c:numRef>
              <c:f>Sheet1!$C$14:$C$17</c:f>
              <c:numCache>
                <c:formatCode>General</c:formatCode>
                <c:ptCount val="4"/>
                <c:pt idx="0">
                  <c:v>5</c:v>
                </c:pt>
                <c:pt idx="1">
                  <c:v>10</c:v>
                </c:pt>
                <c:pt idx="2">
                  <c:v>15</c:v>
                </c:pt>
                <c:pt idx="3">
                  <c:v>10</c:v>
                </c:pt>
              </c:numCache>
            </c:numRef>
          </c:val>
          <c:smooth val="0"/>
          <c:extLst>
            <c:ext xmlns:c16="http://schemas.microsoft.com/office/drawing/2014/chart" uri="{C3380CC4-5D6E-409C-BE32-E72D297353CC}">
              <c16:uniqueId val="{00000000-9AE4-4C49-AA08-74459D94C85A}"/>
            </c:ext>
          </c:extLst>
        </c:ser>
        <c:ser>
          <c:idx val="1"/>
          <c:order val="1"/>
          <c:tx>
            <c:strRef>
              <c:f>Sheet1!$D$13</c:f>
              <c:strCache>
                <c:ptCount val="1"/>
                <c:pt idx="0">
                  <c:v>Remaining time</c:v>
                </c:pt>
              </c:strCache>
            </c:strRef>
          </c:tx>
          <c:spPr>
            <a:ln w="28575" cap="rnd">
              <a:solidFill>
                <a:schemeClr val="accent6">
                  <a:lumMod val="60000"/>
                  <a:lumOff val="40000"/>
                </a:schemeClr>
              </a:solidFill>
              <a:round/>
            </a:ln>
            <a:effectLst/>
          </c:spPr>
          <c:marker>
            <c:symbol val="circle"/>
            <c:size val="5"/>
            <c:spPr>
              <a:solidFill>
                <a:schemeClr val="accent6"/>
              </a:solidFill>
              <a:ln w="9525">
                <a:solidFill>
                  <a:schemeClr val="accent1">
                    <a:tint val="77000"/>
                  </a:schemeClr>
                </a:solidFill>
              </a:ln>
              <a:effectLst/>
            </c:spPr>
          </c:marker>
          <c:cat>
            <c:strRef>
              <c:f>Sheet1!$B$14:$B$17</c:f>
              <c:strCache>
                <c:ptCount val="4"/>
                <c:pt idx="0">
                  <c:v>24 -29 oct</c:v>
                </c:pt>
                <c:pt idx="1">
                  <c:v>1-5 nov</c:v>
                </c:pt>
                <c:pt idx="2">
                  <c:v>7-12 nov</c:v>
                </c:pt>
                <c:pt idx="3">
                  <c:v>14-19 nov</c:v>
                </c:pt>
              </c:strCache>
            </c:strRef>
          </c:cat>
          <c:val>
            <c:numRef>
              <c:f>Sheet1!$D$14:$D$17</c:f>
              <c:numCache>
                <c:formatCode>General</c:formatCode>
                <c:ptCount val="4"/>
                <c:pt idx="0">
                  <c:v>5</c:v>
                </c:pt>
                <c:pt idx="1">
                  <c:v>10</c:v>
                </c:pt>
                <c:pt idx="2">
                  <c:v>20</c:v>
                </c:pt>
                <c:pt idx="3">
                  <c:v>10</c:v>
                </c:pt>
              </c:numCache>
            </c:numRef>
          </c:val>
          <c:smooth val="0"/>
          <c:extLst>
            <c:ext xmlns:c16="http://schemas.microsoft.com/office/drawing/2014/chart" uri="{C3380CC4-5D6E-409C-BE32-E72D297353CC}">
              <c16:uniqueId val="{00000001-9AE4-4C49-AA08-74459D94C85A}"/>
            </c:ext>
          </c:extLst>
        </c:ser>
        <c:dLbls>
          <c:showLegendKey val="0"/>
          <c:showVal val="0"/>
          <c:showCatName val="0"/>
          <c:showSerName val="0"/>
          <c:showPercent val="0"/>
          <c:showBubbleSize val="0"/>
        </c:dLbls>
        <c:marker val="1"/>
        <c:smooth val="0"/>
        <c:axId val="58343695"/>
        <c:axId val="58342447"/>
      </c:lineChart>
      <c:catAx>
        <c:axId val="583436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58342447"/>
        <c:crosses val="autoZero"/>
        <c:auto val="1"/>
        <c:lblAlgn val="ctr"/>
        <c:lblOffset val="100"/>
        <c:noMultiLvlLbl val="0"/>
      </c:catAx>
      <c:valAx>
        <c:axId val="5834244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583436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4">
  <a:schemeClr val="accent1"/>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D4DA99-C122-44EE-80F3-922AF1C8B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3963</Words>
  <Characters>22594</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Sriram</dc:creator>
  <cp:keywords/>
  <dc:description/>
  <cp:lastModifiedBy>19Z324 kamalraj</cp:lastModifiedBy>
  <cp:revision>3</cp:revision>
  <cp:lastPrinted>2022-11-19T17:48:00Z</cp:lastPrinted>
  <dcterms:created xsi:type="dcterms:W3CDTF">2022-11-19T17:48:00Z</dcterms:created>
  <dcterms:modified xsi:type="dcterms:W3CDTF">2022-11-19T17:49:00Z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1e7a2a9aee6b82c8e243fb236a168141b1e8e050b1357ed61794af70f73cfa49</vt:lpwstr>
  </property>
</Properties>
</file>